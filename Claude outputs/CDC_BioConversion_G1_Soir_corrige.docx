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docProps/custom.xml" ContentType="application/vnd.openxmlformats-officedocument.custom-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 Id="rIdCustom"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body>
    <w:p>
      <w:pPr>
        <w:pStyle w:val="Title"/>
        <ck:id v="cahier-des-charges"/>
      </w:pPr>
      <w:bookmarkStart w:id="0" w:name="cahier_des_charges"/>
      <w:r>
        <w:t>CAHIER DES CHARGES</w:t>
      </w:r>
      <w:bookmarkEnd w:id="0"/>
    </w:p>
    <w:p>
      <w:r>
        <w:rPr>
          <w:rStyle w:val="CkSmallcaps"/>
        </w:rPr>
        <w:t>BIO CONVERSION</w:t>
      </w:r>
    </w:p>
    <w:p>
      <w:r>
        <w:t>Plateforme Digitale de Gestion d'Élevage de Mouches Soldats Noires</w:t>
      </w:r>
    </w:p>
    <w:p>
      <w:r>
        <w:rPr>
          <w:rStyle w:val="CkMuted"/>
        </w:rPr>
        <w:t>Réalisé par le groupe 1 du Soir :</w:t>
      </w:r>
      <w:r>
        <w:br/>
      </w:r>
      <w:r>
        <w:t>LOYA Nelly</w:t>
      </w:r>
      <w:r>
        <w:br/>
      </w:r>
      <w:r>
        <w:t>SIMPORE Raissa</w:t>
      </w:r>
      <w:r>
        <w:br/>
      </w:r>
      <w:r>
        <w:t>OUARE Davy Arnaud</w:t>
      </w:r>
      <w:r>
        <w:br/>
      </w:r>
      <w:r>
        <w:t>KABORE Mohamed</w:t>
      </w:r>
      <w:r>
        <w:br/>
      </w:r>
      <w:r>
        <w:t>OUATTARA Al-bachari</w:t>
      </w:r>
    </w:p>
    <w:p>
      <w:r>
        <w:br w:type="page"/>
      </w:r>
    </w:p>
    <w:sdt>
      <w:sdtPr>
        <w:tag w:val="clarkdown:div"/>
        <ck:div v="|panel|tint=accent"/>
      </w:sdtPr>
      <w:sdtContent>
        <w:tbl>
          <w:tblPr>
            <w:tblW w:w="5000" w:type="pct"/>
            <w:tblBorders>
              <w:top w:val="none"/>
              <w:left w:val="none"/>
              <w:bottom w:val="none"/>
              <w:right w:val="none"/>
              <w:insideH w:val="none"/>
              <w:insideV w:val="none"/>
            </w:tblBorders>
            <w:tblCellMar>
              <w:top w:w="320" w:type="dxa"/>
              <w:left w:w="240" w:type="dxa"/>
              <w:bottom w:w="320" w:type="dxa"/>
              <w:right w:w="240" w:type="dxa"/>
            </w:tblCellMar>
          </w:tblPr>
          <w:tblGrid>
            <w:gridCol/>
          </w:tblGrid>
          <w:tr>
            <w:tc>
              <w:tcPr>
                <w:shd w:val="clear" w:fill="E4E4E4"/>
              </w:tcPr>
              <w:p>
                <w:r>
                  <w:rPr>
                    <w:rStyle w:val="CkCaption"/>
                  </w:rPr>
                  <w:t>Note de version — 2026-09-09</w:t>
                </w:r>
              </w:p>
              <w:p>
                <w:r>
                  <w:t xml:space="preserve">Cette version corrige deux écarts identifiés après la rédaction initiale : (1) le modèle d'acteurs est mis à jour pour refléter un </w:t>
                </w:r>
                <w:r>
                  <w:rPr>
                    <w:b/>
                  </w:rPr>
                  <w:t>rôle unique Producteur</w:t>
                </w:r>
                <w:r>
                  <w:t xml:space="preserve"> (les producteurs achètent et vendent des larves entre eux — il n'y a pas de rôle « Éleveur-Client » séparé), et (2) la base de données est corrigée de MySQL vers </w:t>
                </w:r>
                <w:r>
                  <w:rPr>
                    <w:b/>
                  </w:rPr>
                  <w:t>PostgreSQL</w:t>
                </w:r>
                <w:r>
                  <w:t>, technologie effectivement retenue par l'équipe. Les passages modifiés sont signalés par cette même mise en forme tout au long du document.</w:t>
                </w:r>
              </w:p>
            </w:tc>
          </w:tr>
        </w:tbl>
      </w:sdtContent>
    </w:sdt>
    <w:p>
      <w:pPr>
        <w:pStyle w:val="Heading2"/>
        <ck:id v="sommaire"/>
      </w:pPr>
      <w:bookmarkStart w:id="1" w:name="sommaire"/>
      <w:r>
        <w:t>SOMMAIRE</w:t>
      </w:r>
      <w:bookmarkEnd w:id="1"/>
    </w:p>
    <w:p>
      <w:pPr>
        <w:pStyle w:val="ListParagraph"/>
        <w:numPr>
          <w:ilvl w:val="0"/>
          <w:numId w:val="1"/>
        </w:numPr>
      </w:pPr>
      <w:r>
        <w:t>Présentation et contexte du projet 1.1. Historique, problématiques et justification 1.2. Objectifs du projet 1.3. Identification des acteurs</w:t>
      </w:r>
    </w:p>
    <w:p>
      <w:pPr>
        <w:pStyle w:val="ListParagraph"/>
        <w:numPr>
          <w:ilvl w:val="0"/>
          <w:numId w:val="1"/>
        </w:numPr>
      </w:pPr>
      <w:r>
        <w:t>Périmètre et besoins fonctionnels 2.1. Délimitation du périmètre 2.2. Modules fonctionnels détaillés</w:t>
      </w:r>
    </w:p>
    <w:p>
      <w:pPr>
        <w:pStyle w:val="ListParagraph"/>
        <w:numPr>
          <w:ilvl w:val="0"/>
          <w:numId w:val="1"/>
        </w:numPr>
      </w:pPr>
      <w:r>
        <w:t>Besoins non fonctionnels</w:t>
      </w:r>
    </w:p>
    <w:p>
      <w:pPr>
        <w:pStyle w:val="ListParagraph"/>
        <w:numPr>
          <w:ilvl w:val="0"/>
          <w:numId w:val="1"/>
        </w:numPr>
      </w:pPr>
      <w:r>
        <w:t>Architecture technique</w:t>
      </w:r>
    </w:p>
    <w:p>
      <w:pPr>
        <w:pStyle w:val="ListParagraph"/>
        <w:numPr>
          <w:ilvl w:val="0"/>
          <w:numId w:val="1"/>
        </w:numPr>
      </w:pPr>
      <w:r>
        <w:t>Budget estimatif</w:t>
      </w:r>
    </w:p>
    <w:p>
      <w:pPr>
        <w:pStyle w:val="ListParagraph"/>
        <w:numPr>
          <w:ilvl w:val="0"/>
          <w:numId w:val="1"/>
        </w:numPr>
      </w:pPr>
      <w:r>
        <w:t>Livrables et planning</w:t>
      </w:r>
    </w:p>
    <w:p>
      <w:pPr>
        <w:pStyle w:val="ListParagraph"/>
        <w:numPr>
          <w:ilvl w:val="0"/>
          <w:numId w:val="1"/>
        </w:numPr>
      </w:pPr>
      <w:r>
        <w:t>Risques et mitigation</w:t>
      </w:r>
    </w:p>
    <w:p>
      <w:r>
        <w:br w:type="page"/>
      </w:r>
    </w:p>
    <w:p>
      <w:pPr>
        <w:pStyle w:val="Heading2"/>
        <ck:id v="contexte"/>
      </w:pPr>
      <w:bookmarkStart w:id="2" w:name="contexte"/>
      <w:r>
        <w:t>01. Présentation et contexte du projet</w:t>
      </w:r>
      <w:bookmarkEnd w:id="2"/>
    </w:p>
    <w:p>
      <w:pPr>
        <w:pStyle w:val="Heading3"/>
        <ck:id v="historique"/>
      </w:pPr>
      <w:bookmarkStart w:id="3" w:name="historique"/>
      <w:r>
        <w:t>1.1. Historique, problématique &amp; justification</w:t>
      </w:r>
      <w:bookmarkEnd w:id="3"/>
    </w:p>
    <w:p>
      <w:r>
        <w:t>La production de larves de mouches soldats noires représente une solution durable pour réduire la dépendance aux sources classiques de protéines animales comme la farine de poisson et le soja, tout en valorisant les déchets organiques. Ce procédé de bio-conversion transforme des déchets à faible valeur en une source de protéines directement exploitable par les éleveurs de poissons et de volailles.</w:t>
      </w:r>
    </w:p>
    <w:p>
      <w:r>
        <w:t>Cependant, les producteurs rencontrent encore des difficultés pour trouver facilement d'autres producteurs de larves proches de leur exploitation, connaître la disponibilité réelle des larves, commander et payer rapidement, et assurer un suivi efficace des unités de production. Par ailleurs, les conditions climatiques du Burkina Faso rendent nécessaire une meilleure surveillance des élevages sous serre afin d'optimiser la production.</w:t>
      </w:r>
    </w:p>
    <w:p>
      <w:r>
        <w:t>Le projet Bio Conversion (Dunord Smart) propose de répondre à ces difficultés par une application web digitale complète, capable de piloter à distance les serres d'élevage, de mettre en relation les producteurs entre eux, et de digitaliser entièrement la commande et le paiement des larves.</w:t>
      </w:r>
    </w:p>
    <w:p>
      <w:pPr>
        <w:pStyle w:val="Heading4"/>
        <ck:id v="problmes-identifis-avant-la-plateforme"/>
      </w:pPr>
      <w:bookmarkStart w:id="4" w:name="problmes_identifis_avant_la_plateforme"/>
      <w:r>
        <w:t>Problèmes identifiés AVANT la plateforme</w:t>
      </w:r>
      <w:bookmarkEnd w:id="4"/>
    </w:p>
    <w:tbl>
      <w:tblPr>
        <w:tblStyle w:val="CkTable"/>
        <w:tblW w:w="0" w:type="auto"/>
        <w:tblLayout w:type="autofit"/>
        <w:tblLook w:firstRow="1" w:lastRow="0" w:firstColumn="0" w:lastColumn="0" w:noHBand="0" w:noVBand="1"/>
      </w:tblPr>
      <w:tblGrid>
        <w:gridCol/>
        <w:gridCol/>
        <w:gridCol/>
      </w:tblGrid>
      <w:tr>
        <w:trPr>
          <w:tblHeader/>
        </w:trPr>
        <w:tc>
          <w:tcPr/>
          <w:p>
            <w:r>
              <w:rPr>
                <w:b/>
              </w:rPr>
              <w:t>Problème</w:t>
            </w:r>
          </w:p>
        </w:tc>
        <w:tc>
          <w:tcPr/>
          <w:p>
            <w:r>
              <w:rPr>
                <w:b/>
              </w:rPr>
              <w:t>Impact métier</w:t>
            </w:r>
          </w:p>
        </w:tc>
        <w:tc>
          <w:tcPr/>
          <w:p>
            <w:r>
              <w:rPr>
                <w:b/>
              </w:rPr>
              <w:t>Conséquence</w:t>
            </w:r>
          </w:p>
        </w:tc>
      </w:tr>
      <w:tr>
        <w:tc>
          <w:tcPr/>
          <w:p>
            <w:r>
              <w:t>Pas de suivi à distance des serres</w:t>
            </w:r>
          </w:p>
        </w:tc>
        <w:tc>
          <w:tcPr/>
          <w:p>
            <w:r>
              <w:t>Défaillances non détectées</w:t>
            </w:r>
          </w:p>
        </w:tc>
        <w:tc>
          <w:tcPr/>
          <w:p>
            <w:r>
              <w:t>Pertes récoltes (mouches meurent)</w:t>
            </w:r>
          </w:p>
        </w:tc>
      </w:tr>
      <w:tr>
        <w:tc>
          <w:tcPr/>
          <w:p>
            <w:r>
              <w:t>Producteurs ne trouvent pas d'autres producteurs locaux</w:t>
            </w:r>
          </w:p>
        </w:tc>
        <w:tc>
          <w:tcPr/>
          <w:p>
            <w:r>
              <w:t>Perte de clientèle</w:t>
            </w:r>
          </w:p>
        </w:tc>
        <w:tc>
          <w:tcPr/>
          <w:p>
            <w:r>
              <w:t>Producteurs vendent pas aux potentiels acheteurs</w:t>
            </w:r>
          </w:p>
        </w:tc>
      </w:tr>
      <w:tr>
        <w:tc>
          <w:tcPr/>
          <w:p>
            <w:r>
              <w:t>Commandes par WhatsApp/appels</w:t>
            </w:r>
          </w:p>
        </w:tc>
        <w:tc>
          <w:tcPr/>
          <w:p>
            <w:r>
              <w:t>Lenteur, erreurs</w:t>
            </w:r>
          </w:p>
        </w:tc>
        <w:tc>
          <w:tcPr/>
          <w:p>
            <w:r>
              <w:t>Délais livraison imprévisibles</w:t>
            </w:r>
          </w:p>
        </w:tc>
      </w:tr>
      <w:tr>
        <w:tc>
          <w:tcPr/>
          <w:p>
            <w:r>
              <w:t>Paiement cash/informel</w:t>
            </w:r>
          </w:p>
        </w:tc>
        <w:tc>
          <w:tcPr/>
          <w:p>
            <w:r>
              <w:t>Risque, pas de traçabilité</w:t>
            </w:r>
          </w:p>
        </w:tc>
        <w:tc>
          <w:tcPr/>
          <w:p>
            <w:r>
              <w:t>Litiges non résolus</w:t>
            </w:r>
          </w:p>
        </w:tc>
      </w:tr>
      <w:tr>
        <w:tc>
          <w:tcPr/>
          <w:p>
            <w:r>
              <w:t>Capacité producteurs invisible</w:t>
            </w:r>
          </w:p>
        </w:tc>
        <w:tc>
          <w:tcPr/>
          <w:p>
            <w:r>
              <w:t>Demande non satisfaite</w:t>
            </w:r>
          </w:p>
        </w:tc>
        <w:tc>
          <w:tcPr/>
          <w:p>
            <w:r>
              <w:t>Producteurs vont ailleurs</w:t>
            </w:r>
          </w:p>
        </w:tc>
      </w:tr>
    </w:tbl>
    <w:p>
      <w:r>
        <w:rPr>
          <w:b/>
        </w:rPr>
        <w:t>Justification du projet</w:t>
      </w:r>
      <w:r>
        <w:t xml:space="preserve"> : une plateforme numérique intégrée permettra de sécuriser la production (suivi IoT temps réel), connecter offre et demande (marketplace géolocalisée), professionnaliser les transactions (paiement digital + contrats), et créer un écosystème durable en Afrique de l'Ouest.</w:t>
      </w:r>
    </w:p>
    <w:p>
      <w:pPr>
        <w:pStyle w:val="Heading3"/>
        <ck:id v="objectifs"/>
      </w:pPr>
      <w:bookmarkStart w:id="5" w:name="objectifs"/>
      <w:r>
        <w:t>1.2. Objectifs du projet</w:t>
      </w:r>
      <w:bookmarkEnd w:id="5"/>
    </w:p>
    <w:p>
      <w:r>
        <w:rPr>
          <w:b/>
        </w:rPr>
        <w:t>Objectifs qualitatifs</w:t>
      </w:r>
    </w:p>
    <w:p>
      <w:pPr>
        <w:pStyle w:val="ListParagraph"/>
        <w:numPr>
          <w:ilvl w:val="0"/>
          <w:numId w:val="2"/>
        </w:numPr>
      </w:pPr>
      <w:r>
        <w:t>Réduire le délai d'intervention en cas de crise serre (de « quelques jours » à « &lt; 30 min »)</w:t>
      </w:r>
    </w:p>
    <w:p>
      <w:pPr>
        <w:pStyle w:val="ListParagraph"/>
        <w:numPr>
          <w:ilvl w:val="0"/>
          <w:numId w:val="2"/>
        </w:numPr>
      </w:pPr>
      <w:r>
        <w:t>Améliorer la confiance entre producteurs (traçabilité, avis)</w:t>
      </w:r>
    </w:p>
    <w:p>
      <w:pPr>
        <w:pStyle w:val="ListParagraph"/>
        <w:numPr>
          <w:ilvl w:val="0"/>
          <w:numId w:val="2"/>
        </w:numPr>
      </w:pPr>
      <w:r>
        <w:t>Faciliter l'accès au marché pour les petits producteurs (démocratiser)</w:t>
      </w:r>
    </w:p>
    <w:p>
      <w:pPr>
        <w:pStyle w:val="ListParagraph"/>
        <w:numPr>
          <w:ilvl w:val="0"/>
          <w:numId w:val="2"/>
        </w:numPr>
      </w:pPr>
      <w:r>
        <w:t>Créer un standard technologique en agriculture africaine</w:t>
      </w:r>
    </w:p>
    <w:p>
      <w:r>
        <w:rPr>
          <w:b/>
        </w:rPr>
        <w:t>Objectifs quantitatifs</w:t>
      </w:r>
    </w:p>
    <w:tbl>
      <w:tblPr>
        <w:tblStyle w:val="CkTable"/>
        <w:tblW w:w="0" w:type="auto"/>
        <w:tblLayout w:type="autofit"/>
        <w:tblLook w:firstRow="1" w:lastRow="0" w:firstColumn="0" w:lastColumn="0" w:noHBand="0" w:noVBand="1"/>
      </w:tblPr>
      <w:tblGrid>
        <w:gridCol/>
        <w:gridCol/>
        <w:gridCol/>
        <w:gridCol/>
        <w:gridCol/>
        <w:gridCol/>
        <w:gridCol/>
      </w:tblGrid>
      <w:tr>
        <w:trPr>
          <w:tblHeader/>
        </w:trPr>
        <w:tc>
          <w:tcPr/>
          <w:p>
            <w:r>
              <w:rPr>
                <w:b/>
              </w:rPr>
              <w:t>Objectif</w:t>
            </w:r>
          </w:p>
        </w:tc>
        <w:tc>
          <w:tcPr/>
          <w:p>
            <w:r>
              <w:rPr>
                <w:b/>
              </w:rPr>
              <w:t>Qui</w:t>
            </w:r>
          </w:p>
        </w:tc>
        <w:tc>
          <w:tcPr/>
          <w:p>
            <w:r>
              <w:rPr>
                <w:b/>
              </w:rPr>
              <w:t>Quoi</w:t>
            </w:r>
          </w:p>
        </w:tc>
        <w:tc>
          <w:tcPr/>
          <w:p>
            <w:r>
              <w:rPr>
                <w:b/>
              </w:rPr>
              <w:t>Où</w:t>
            </w:r>
          </w:p>
        </w:tc>
        <w:tc>
          <w:tcPr/>
          <w:p>
            <w:r>
              <w:rPr>
                <w:b/>
              </w:rPr>
              <w:t>Quand</w:t>
            </w:r>
          </w:p>
        </w:tc>
        <w:tc>
          <w:tcPr/>
          <w:p>
            <w:r>
              <w:rPr>
                <w:b/>
              </w:rPr>
              <w:t>Comment</w:t>
            </w:r>
          </w:p>
        </w:tc>
        <w:tc>
          <w:tcPr/>
          <w:p>
            <w:r>
              <w:rPr>
                <w:b/>
              </w:rPr>
              <w:t>Pourquoi</w:t>
            </w:r>
          </w:p>
        </w:tc>
      </w:tr>
      <w:tr>
        <w:tc>
          <w:tcPr/>
          <w:p>
            <w:r>
              <w:t>Géographie</w:t>
            </w:r>
          </w:p>
        </w:tc>
        <w:tc>
          <w:tcPr/>
          <w:p>
            <w:r>
              <w:t>Admin + Users</w:t>
            </w:r>
          </w:p>
        </w:tc>
        <w:tc>
          <w:tcPr/>
          <w:p>
            <w:r>
              <w:t>Couverture zone</w:t>
            </w:r>
          </w:p>
        </w:tc>
        <w:tc>
          <w:tcPr/>
          <w:p>
            <w:r>
              <w:t>Ouaga et environs</w:t>
            </w:r>
          </w:p>
        </w:tc>
        <w:tc>
          <w:tcPr/>
          <w:p>
            <w:r>
              <w:t>Fin V1</w:t>
            </w:r>
          </w:p>
        </w:tc>
        <w:tc>
          <w:tcPr/>
          <w:p>
            <w:r>
              <w:t>Web</w:t>
            </w:r>
          </w:p>
        </w:tc>
        <w:tc>
          <w:tcPr/>
          <w:p>
            <w:r>
              <w:t>Start local</w:t>
            </w:r>
          </w:p>
        </w:tc>
      </w:tr>
      <w:tr>
        <w:tc>
          <w:tcPr/>
          <w:p>
            <w:r>
              <w:t>Temps réel IoT</w:t>
            </w:r>
          </w:p>
        </w:tc>
        <w:tc>
          <w:tcPr/>
          <w:p>
            <w:r>
              <w:t>Producteurs + Admin + Capteurs</w:t>
            </w:r>
          </w:p>
        </w:tc>
        <w:tc>
          <w:tcPr/>
          <w:p>
            <w:r>
              <w:t>Latence données</w:t>
            </w:r>
          </w:p>
        </w:tc>
        <w:tc>
          <w:tcPr/>
          <w:p>
            <w:r>
              <w:t>36 serres</w:t>
            </w:r>
          </w:p>
        </w:tc>
        <w:tc>
          <w:tcPr/>
          <w:p>
            <w:r>
              <w:t>Fin V1</w:t>
            </w:r>
          </w:p>
        </w:tc>
        <w:tc>
          <w:tcPr/>
          <w:p>
            <w:r>
              <w:t>Mesure latence 95e%</w:t>
            </w:r>
          </w:p>
        </w:tc>
        <w:tc>
          <w:tcPr/>
          <w:p>
            <w:r>
              <w:t>Mouches meurent vite</w:t>
            </w:r>
          </w:p>
        </w:tc>
      </w:tr>
      <w:tr>
        <w:tc>
          <w:tcPr/>
          <w:p>
            <w:r>
              <w:t>Uptime</w:t>
            </w:r>
          </w:p>
        </w:tc>
        <w:tc>
          <w:tcPr/>
          <w:p>
            <w:r>
              <w:t>Tous users + Serveurs</w:t>
            </w:r>
          </w:p>
        </w:tc>
        <w:tc>
          <w:tcPr/>
          <w:p>
            <w:r>
              <w:t>Disponibilité</w:t>
            </w:r>
          </w:p>
        </w:tc>
        <w:tc>
          <w:tcPr/>
          <w:p>
            <w:r>
              <w:t>Toute plateforme</w:t>
            </w:r>
          </w:p>
        </w:tc>
        <w:tc>
          <w:tcPr/>
          <w:p>
            <w:r>
              <w:t>Après go-live</w:t>
            </w:r>
          </w:p>
        </w:tc>
        <w:tc>
          <w:tcPr/>
          <w:p>
            <w:r>
              <w:t>Sentry/Datadog</w:t>
            </w:r>
          </w:p>
        </w:tc>
        <w:tc>
          <w:tcPr/>
          <w:p>
            <w:r>
              <w:t>Confiance clients</w:t>
            </w:r>
          </w:p>
        </w:tc>
      </w:tr>
      <w:tr>
        <w:tc>
          <w:tcPr/>
          <w:p>
            <w:r>
              <w:t>Users simultanés</w:t>
            </w:r>
          </w:p>
        </w:tc>
        <w:tc>
          <w:tcPr/>
          <w:p>
            <w:r>
              <w:t xml:space="preserve">Producteurs </w:t>
            </w:r>
            <w:del w:id="0" w:author="">
              <w:r>
                <w:delText>+ Éleveurs</w:delText>
              </w:r>
            </w:del>
            <w:ins w:id="1" w:author="">
              <w:r>
                <w:t>(rôle unique)</w:t>
              </w:r>
            </w:ins>
          </w:p>
        </w:tc>
        <w:tc>
          <w:tcPr/>
          <w:p>
            <w:r>
              <w:t>Charge système</w:t>
            </w:r>
          </w:p>
        </w:tc>
        <w:tc>
          <w:tcPr/>
          <w:p>
            <w:r>
              <w:t>App entière</w:t>
            </w:r>
          </w:p>
        </w:tc>
        <w:tc>
          <w:tcPr/>
          <w:p>
            <w:r>
              <w:t>Fin année 1</w:t>
            </w:r>
          </w:p>
        </w:tc>
        <w:tc>
          <w:tcPr/>
          <w:p>
            <w:r>
              <w:t>Load test JMeter</w:t>
            </w:r>
          </w:p>
        </w:tc>
        <w:tc>
          <w:tcPr/>
          <w:p>
            <w:r>
              <w:t>Pas de crash aux heures de pointe</w:t>
            </w:r>
          </w:p>
        </w:tc>
      </w:tr>
      <w:tr>
        <w:tc>
          <w:tcPr/>
          <w:p>
            <w:r>
              <w:t>Transactions</w:t>
            </w:r>
          </w:p>
        </w:tc>
        <w:tc>
          <w:tcPr/>
          <w:p>
            <w:del w:id="2" w:author="">
              <w:r>
                <w:delText>Éleveurs + Producteurs</w:delText>
              </w:r>
            </w:del>
            <w:ins w:id="3" w:author="">
              <w:r>
                <w:t>Producteurs (achats inter-producteurs)</w:t>
              </w:r>
            </w:ins>
          </w:p>
        </w:tc>
        <w:tc>
          <w:tcPr/>
          <w:p>
            <w:r>
              <w:t>Volume commandes</w:t>
            </w:r>
          </w:p>
        </w:tc>
        <w:tc>
          <w:tcPr/>
          <w:p>
            <w:r>
              <w:t>Marketplace</w:t>
            </w:r>
          </w:p>
        </w:tc>
        <w:tc>
          <w:tcPr/>
          <w:p>
            <w:r>
              <w:t>Mois 3+</w:t>
            </w:r>
          </w:p>
        </w:tc>
        <w:tc>
          <w:tcPr/>
          <w:p>
            <w:r>
              <w:t>Compter dans BD</w:t>
            </w:r>
          </w:p>
        </w:tc>
        <w:tc>
          <w:tcPr/>
          <w:p>
            <w:r>
              <w:t>Succès commercial</w:t>
            </w:r>
          </w:p>
        </w:tc>
      </w:tr>
      <w:tr>
        <w:tc>
          <w:tcPr/>
          <w:p>
            <w:r>
              <w:t>Satisfaction</w:t>
            </w:r>
          </w:p>
        </w:tc>
        <w:tc>
          <w:tcPr/>
          <w:p>
            <w:r>
              <w:t>Users finaux</w:t>
            </w:r>
          </w:p>
        </w:tc>
        <w:tc>
          <w:tcPr/>
          <w:p>
            <w:r>
              <w:t>NPS + Stars</w:t>
            </w:r>
          </w:p>
        </w:tc>
        <w:tc>
          <w:tcPr/>
          <w:p>
            <w:r>
              <w:t>App complète</w:t>
            </w:r>
          </w:p>
        </w:tc>
        <w:tc>
          <w:tcPr/>
          <w:p>
            <w:r>
              <w:t>Mois 6</w:t>
            </w:r>
          </w:p>
        </w:tc>
        <w:tc>
          <w:tcPr/>
          <w:p>
            <w:r>
              <w:t>Sondage in-app</w:t>
            </w:r>
          </w:p>
        </w:tc>
        <w:tc>
          <w:tcPr/>
          <w:p>
            <w:r>
              <w:t>Garder &amp; attirer</w:t>
            </w:r>
          </w:p>
        </w:tc>
      </w:tr>
    </w:tbl>
    <w:p>
      <w:pPr>
        <w:pStyle w:val="Heading3"/>
        <ck:id v="acteurs"/>
      </w:pPr>
      <w:bookmarkStart w:id="6" w:name="acteurs"/>
      <w:r>
        <w:t>1.3. Identification des acteurs</w:t>
      </w:r>
      <w:bookmarkEnd w:id="6"/>
    </w:p>
    <w:p>
      <w:pPr>
        <w:pStyle w:val="Heading4"/>
        <ck:id v="131-matrise-douvrage-moa-client"/>
      </w:pPr>
      <w:bookmarkStart w:id="7" w:name="_131_matrise_douvrage_moa_client"/>
      <w:r>
        <w:t>1.3.1. Maîtrise d'Ouvrage (MOA) = Client</w:t>
      </w:r>
      <w:bookmarkEnd w:id="7"/>
    </w:p>
    <w:tbl>
      <w:tblPr>
        <w:tblStyle w:val="CkTable"/>
        <w:tblW w:w="0" w:type="auto"/>
        <w:tblLayout w:type="autofit"/>
        <w:tblLook w:firstRow="1" w:lastRow="0" w:firstColumn="0" w:lastColumn="0" w:noHBand="0" w:noVBand="1"/>
      </w:tblPr>
      <w:tblGrid>
        <w:gridCol/>
        <w:gridCol/>
        <w:gridCol/>
        <w:gridCol/>
      </w:tblGrid>
      <w:tr>
        <w:trPr>
          <w:tblHeader/>
        </w:trPr>
        <w:tc>
          <w:tcPr/>
          <w:p>
            <w:r>
              <w:rPr>
                <w:b/>
              </w:rPr>
              <w:t>Rôle</w:t>
            </w:r>
          </w:p>
        </w:tc>
        <w:tc>
          <w:tcPr/>
          <w:p>
            <w:r>
              <w:rPr>
                <w:b/>
              </w:rPr>
              <w:t>Qui</w:t>
            </w:r>
          </w:p>
        </w:tc>
        <w:tc>
          <w:tcPr/>
          <w:p>
            <w:r>
              <w:rPr>
                <w:b/>
              </w:rPr>
              <w:t>Responsabilités</w:t>
            </w:r>
          </w:p>
        </w:tc>
        <w:tc>
          <w:tcPr/>
          <w:p>
            <w:r>
              <w:rPr>
                <w:b/>
              </w:rPr>
              <w:t>Autorité</w:t>
            </w:r>
          </w:p>
        </w:tc>
      </w:tr>
      <w:tr>
        <w:tc>
          <w:tcPr/>
          <w:p>
            <w:r>
              <w:t>Super Admin / Décideur</w:t>
            </w:r>
          </w:p>
        </w:tc>
        <w:tc>
          <w:tcPr/>
          <w:p>
            <w:r>
              <w:t>Miguel (Bio Conversion)</w:t>
            </w:r>
          </w:p>
        </w:tc>
        <w:tc>
          <w:tcPr/>
          <w:p>
            <w:r>
              <w:t>Valider scope, activer producteurs, décider changements</w:t>
            </w:r>
          </w:p>
        </w:tc>
        <w:tc>
          <w:tcPr/>
          <w:p>
            <w:r>
              <w:t>Veto prioritaire</w:t>
            </w:r>
          </w:p>
        </w:tc>
      </w:tr>
      <w:tr>
        <w:tc>
          <w:tcPr/>
          <w:p>
            <w:r>
              <w:t>Admin Plateforme</w:t>
            </w:r>
          </w:p>
        </w:tc>
        <w:tc>
          <w:tcPr/>
          <w:p>
            <w:r>
              <w:t>1 personne TBD</w:t>
            </w:r>
          </w:p>
        </w:tc>
        <w:tc>
          <w:tcPr/>
          <w:p>
            <w:r>
              <w:t>Suivi quotidien serres, support client, validation inscriptions</w:t>
            </w:r>
          </w:p>
        </w:tc>
        <w:tc>
          <w:tcPr/>
          <w:p>
            <w:r>
              <w:t>Escalade vers Miguel</w:t>
            </w:r>
          </w:p>
        </w:tc>
      </w:tr>
    </w:tbl>
    <w:p>
      <w:pPr>
        <w:pStyle w:val="Heading4"/>
        <ck:id v="132-matrise-duvre-moe-ralisateur"/>
      </w:pPr>
      <w:bookmarkStart w:id="8" w:name="_132_matrise_duvre_moe_ralisateur"/>
      <w:r>
        <w:t>1.3.2. Maîtrise d'Œuvre (MOE) = Réalisateur</w:t>
      </w:r>
      <w:bookmarkEnd w:id="8"/>
    </w:p>
    <w:tbl>
      <w:tblPr>
        <w:tblStyle w:val="CkTable"/>
        <w:tblW w:w="0" w:type="auto"/>
        <w:tblLayout w:type="autofit"/>
        <w:tblLook w:firstRow="1" w:lastRow="0" w:firstColumn="0" w:lastColumn="0" w:noHBand="0" w:noVBand="1"/>
      </w:tblPr>
      <w:tblGrid>
        <w:gridCol/>
        <w:gridCol/>
        <w:gridCol/>
      </w:tblGrid>
      <w:tr>
        <w:trPr>
          <w:tblHeader/>
        </w:trPr>
        <w:tc>
          <w:tcPr/>
          <w:p>
            <w:r>
              <w:rPr>
                <w:b/>
              </w:rPr>
              <w:t>Rôle</w:t>
            </w:r>
          </w:p>
        </w:tc>
        <w:tc>
          <w:tcPr/>
          <w:p>
            <w:r>
              <w:rPr>
                <w:b/>
              </w:rPr>
              <w:t>Équipe</w:t>
            </w:r>
          </w:p>
        </w:tc>
        <w:tc>
          <w:tcPr/>
          <w:p>
            <w:r>
              <w:rPr>
                <w:b/>
              </w:rPr>
              <w:t>Responsabilités</w:t>
            </w:r>
          </w:p>
        </w:tc>
      </w:tr>
      <w:tr>
        <w:tc>
          <w:tcPr/>
          <w:p>
            <w:r>
              <w:t>Product Manager</w:t>
            </w:r>
          </w:p>
        </w:tc>
        <w:tc>
          <w:tcPr/>
          <w:p>
            <w:r>
              <w:t>5 personnes</w:t>
            </w:r>
          </w:p>
        </w:tc>
        <w:tc>
          <w:tcPr/>
          <w:p>
            <w:r>
              <w:t>Interpréter besoins, gérer scope, comité pilotage</w:t>
            </w:r>
          </w:p>
        </w:tc>
      </w:tr>
      <w:tr>
        <w:tc>
          <w:tcPr/>
          <w:p>
            <w:r>
              <w:t>Dev Backend</w:t>
            </w:r>
          </w:p>
        </w:tc>
        <w:tc>
          <w:tcPr/>
          <w:p>
            <w:r>
              <w:t>5 personnes</w:t>
            </w:r>
          </w:p>
        </w:tc>
        <w:tc>
          <w:tcPr/>
          <w:p>
            <w:r>
              <w:t>API, BD, intégrations Orange Money, IoT</w:t>
            </w:r>
          </w:p>
        </w:tc>
      </w:tr>
      <w:tr>
        <w:tc>
          <w:tcPr/>
          <w:p>
            <w:r>
              <w:t>Dev Frontend</w:t>
            </w:r>
          </w:p>
        </w:tc>
        <w:tc>
          <w:tcPr/>
          <w:p>
            <w:r>
              <w:t>5 personnes</w:t>
            </w:r>
          </w:p>
        </w:tc>
        <w:tc>
          <w:tcPr/>
          <w:p>
            <w:r>
              <w:t>Interface Web/PWA, UX temps réel</w:t>
            </w:r>
          </w:p>
        </w:tc>
      </w:tr>
      <w:tr>
        <w:tc>
          <w:tcPr/>
          <w:p>
            <w:r>
              <w:t>Designer UI/UX</w:t>
            </w:r>
          </w:p>
        </w:tc>
        <w:tc>
          <w:tcPr/>
          <w:p>
            <w:r>
              <w:t>5 personnes</w:t>
            </w:r>
          </w:p>
        </w:tc>
        <w:tc>
          <w:tcPr/>
          <w:p>
            <w:r>
              <w:t>Maquettes, wireframes, design system</w:t>
            </w:r>
          </w:p>
        </w:tc>
      </w:tr>
      <w:tr>
        <w:tc>
          <w:tcPr/>
          <w:p>
            <w:r>
              <w:t>QA / Testeur</w:t>
            </w:r>
          </w:p>
        </w:tc>
        <w:tc>
          <w:tcPr/>
          <w:p>
            <w:r>
              <w:t>5 personnes</w:t>
            </w:r>
          </w:p>
        </w:tc>
        <w:tc>
          <w:tcPr/>
          <w:p>
            <w:r>
              <w:t>Tests acceptation, recette fonctionnelle</w:t>
            </w:r>
          </w:p>
        </w:tc>
      </w:tr>
    </w:tbl>
    <w:p>
      <w:pPr>
        <w:pStyle w:val="Heading4"/>
        <ck:id v="utilisateurs-finaux"/>
      </w:pPr>
      <w:bookmarkStart w:id="9" w:name="utilisateurs_finaux"/>
      <w:r>
        <w:t>1.3.3. Utilisateurs finaux</w:t>
      </w:r>
      <w:bookmarkEnd w:id="9"/>
    </w:p>
    <w:sdt>
      <w:sdtPr>
        <w:tag w:val="clarkdown:div"/>
        <ck:div v="|panel|tint=accent"/>
      </w:sdtPr>
      <w:sdtContent>
        <w:tbl>
          <w:tblPr>
            <w:tblW w:w="5000" w:type="pct"/>
            <w:tblBorders>
              <w:top w:val="none"/>
              <w:left w:val="none"/>
              <w:bottom w:val="none"/>
              <w:right w:val="none"/>
              <w:insideH w:val="none"/>
              <w:insideV w:val="none"/>
            </w:tblBorders>
            <w:tblCellMar>
              <w:top w:w="320" w:type="dxa"/>
              <w:left w:w="240" w:type="dxa"/>
              <w:bottom w:w="320" w:type="dxa"/>
              <w:right w:w="240" w:type="dxa"/>
            </w:tblCellMar>
          </w:tblPr>
          <w:tblGrid>
            <w:gridCol/>
          </w:tblGrid>
          <w:tr>
            <w:tc>
              <w:tcPr>
                <w:shd w:val="clear" w:fill="E4E4E4"/>
              </w:tcPr>
              <w:p>
                <w:r>
                  <w:rPr>
                    <w:b/>
                  </w:rPr>
                  <w:t>Utilisateur 1 : PRODUCTEUR</w:t>
                </w:r>
                <w:r>
                  <w:t xml:space="preserve"> — rôle unique : achète ET vend des larves. Les producteurs consomment entre eux ce qu'ils produisent ; il n'existe pas de rôle « Éleveur-Client » distinct dans la plateforme.</w:t>
                </w:r>
                <w:r>
                  <w:br/>
                </w:r>
                <w:r>
                  <w:rPr>
                    <w:b/>
                  </w:rPr>
                  <w:t>Utilisateur 2 : ADMIN/SUPPORT</w:t>
                </w:r>
              </w:p>
              <w:p>
                <w:del w:id="4" w:author="">
                  <w:r>
                    <w:delText>Utilisateurs 2 : ÉLEVEUR-CLIENT (supprimé — fusionné dans le rôle Producteur)</w:delText>
                  </w:r>
                </w:del>
              </w:p>
            </w:tc>
          </w:tr>
        </w:tbl>
      </w:sdtContent>
    </w:sdt>
    <w:p>
      <w:r>
        <w:br w:type="page"/>
      </w:r>
    </w:p>
    <w:p>
      <w:pPr>
        <w:pStyle w:val="Heading2"/>
        <ck:id v="perimetre"/>
      </w:pPr>
      <w:bookmarkStart w:id="10" w:name="perimetre"/>
      <w:r>
        <w:t>02. Périmètre et besoins fonctionnels</w:t>
      </w:r>
      <w:bookmarkEnd w:id="10"/>
    </w:p>
    <w:p>
      <w:pPr>
        <w:pStyle w:val="Heading3"/>
        <ck:id v="delimitation"/>
      </w:pPr>
      <w:bookmarkStart w:id="11" w:name="delimitation"/>
      <w:r>
        <w:t>2.1. Délimitation du périmètre</w:t>
      </w:r>
      <w:bookmarkEnd w:id="11"/>
    </w:p>
    <w:p>
      <w:pPr>
        <w:pStyle w:val="Heading4"/>
        <ck:id v="primtre-inclus-en-v1-must-have"/>
      </w:pPr>
      <w:bookmarkStart w:id="12" w:name="primtre_inclus_en_v1_must_have"/>
      <w:r>
        <w:t>Périmètre inclus en V1 (Must Have)</w:t>
      </w:r>
      <w:bookmarkEnd w:id="12"/>
    </w:p>
    <w:p>
      <w:pPr>
        <w:pStyle w:val="ListParagraph"/>
        <w:numPr>
          <w:ilvl w:val="0"/>
          <w:numId w:val="3"/>
        </w:numPr>
      </w:pPr>
      <w:r>
        <w:t>Module Gestion des Serres (Monitoring IoT temps réel)</w:t>
      </w:r>
    </w:p>
    <w:p>
      <w:pPr>
        <w:pStyle w:val="ListParagraph"/>
        <w:numPr>
          <w:ilvl w:val="0"/>
          <w:numId w:val="3"/>
        </w:numPr>
      </w:pPr>
      <w:r>
        <w:t>Module Marketplace (Localisation + recherche producteurs)</w:t>
      </w:r>
    </w:p>
    <w:p>
      <w:pPr>
        <w:pStyle w:val="ListParagraph"/>
        <w:numPr>
          <w:ilvl w:val="0"/>
          <w:numId w:val="3"/>
        </w:numPr>
      </w:pPr>
      <w:r>
        <w:t>Module Gestion Producteurs (Profils + stock + formations)</w:t>
      </w:r>
    </w:p>
    <w:p>
      <w:pPr>
        <w:pStyle w:val="ListParagraph"/>
        <w:numPr>
          <w:ilvl w:val="0"/>
          <w:numId w:val="3"/>
        </w:numPr>
      </w:pPr>
      <w:r>
        <w:t>Module Commandes (Création → suivi → livraison)</w:t>
      </w:r>
    </w:p>
    <w:p>
      <w:pPr>
        <w:pStyle w:val="ListParagraph"/>
        <w:numPr>
          <w:ilvl w:val="0"/>
          <w:numId w:val="3"/>
        </w:numPr>
      </w:pPr>
      <w:r>
        <w:t>Module Paiements (Orange Money + cash)</w:t>
      </w:r>
    </w:p>
    <w:p>
      <w:pPr>
        <w:pStyle w:val="ListParagraph"/>
        <w:numPr>
          <w:ilvl w:val="0"/>
          <w:numId w:val="3"/>
        </w:numPr>
      </w:pPr>
      <w:r>
        <w:t>Module Authentification &amp; Sécurité (CNIB, OTP, rôles)</w:t>
      </w:r>
    </w:p>
    <w:p>
      <w:pPr>
        <w:pStyle w:val="ListParagraph"/>
        <w:numPr>
          <w:ilvl w:val="0"/>
          <w:numId w:val="3"/>
        </w:numPr>
      </w:pPr>
      <w:r>
        <w:t>Backoffice Administrateur (Dashboards, gestion)</w:t>
      </w:r>
    </w:p>
    <w:p>
      <w:pPr>
        <w:pStyle w:val="ListParagraph"/>
        <w:numPr>
          <w:ilvl w:val="0"/>
          <w:numId w:val="3"/>
        </w:numPr>
      </w:pPr>
      <w:r>
        <w:t>Mode Offline/Online (PWA + synchronisation)</w:t>
      </w:r>
    </w:p>
    <w:p>
      <w:pPr>
        <w:pStyle w:val="ListParagraph"/>
        <w:numPr>
          <w:ilvl w:val="0"/>
          <w:numId w:val="3"/>
        </w:numPr>
      </w:pPr>
      <w:r>
        <w:t>API REST documentée (Swagger)</w:t>
      </w:r>
    </w:p>
    <w:p>
      <w:pPr>
        <w:pStyle w:val="Heading4"/>
        <ck:id v="primtre-explicitement-exclu-en-v1-wont-have"/>
      </w:pPr>
      <w:bookmarkStart w:id="13" w:name="primtre_explicitement_exclu_en_v1_wont_h"/>
      <w:r>
        <w:t>Périmètre explicitement exclu en V1 (Won't Have)</w:t>
      </w:r>
      <w:bookmarkEnd w:id="13"/>
    </w:p>
    <w:tbl>
      <w:tblPr>
        <w:tblStyle w:val="CkTable"/>
        <w:tblW w:w="0" w:type="auto"/>
        <w:tblLayout w:type="autofit"/>
        <w:tblLook w:firstRow="1" w:lastRow="0" w:firstColumn="0" w:lastColumn="0" w:noHBand="0" w:noVBand="1"/>
      </w:tblPr>
      <w:tblGrid>
        <w:gridCol/>
        <w:gridCol/>
        <w:gridCol/>
      </w:tblGrid>
      <w:tr>
        <w:trPr>
          <w:tblHeader/>
        </w:trPr>
        <w:tc>
          <w:tcPr/>
          <w:p>
            <w:r>
              <w:rPr>
                <w:b/>
              </w:rPr>
              <w:t>Fonctionnalité</w:t>
            </w:r>
          </w:p>
        </w:tc>
        <w:tc>
          <w:tcPr/>
          <w:p>
            <w:r>
              <w:rPr>
                <w:b/>
              </w:rPr>
              <w:t>Raison exclusion</w:t>
            </w:r>
          </w:p>
        </w:tc>
        <w:tc>
          <w:tcPr/>
          <w:p>
            <w:r>
              <w:rPr>
                <w:b/>
              </w:rPr>
              <w:t>Version envisagée</w:t>
            </w:r>
          </w:p>
        </w:tc>
      </w:tr>
      <w:tr>
        <w:tc>
          <w:tcPr/>
          <w:p>
            <w:r>
              <w:t>Gestion grillons/autres insectes</w:t>
            </w:r>
          </w:p>
        </w:tc>
        <w:tc>
          <w:tcPr/>
          <w:p>
            <w:r>
              <w:t>Métier différent, capteurs spécifiques</w:t>
            </w:r>
          </w:p>
        </w:tc>
        <w:tc>
          <w:tcPr/>
          <w:p>
            <w:r>
              <w:t>V2</w:t>
            </w:r>
          </w:p>
        </w:tc>
      </w:tr>
      <w:tr>
        <w:tc>
          <w:tcPr/>
          <w:p>
            <w:r>
              <w:t>Service de transformation larves</w:t>
            </w:r>
          </w:p>
        </w:tc>
        <w:tc>
          <w:tcPr/>
          <w:p>
            <w:r>
              <w:t>Nécessite infrastructure, investissement</w:t>
            </w:r>
          </w:p>
        </w:tc>
        <w:tc>
          <w:tcPr/>
          <w:p>
            <w:r>
              <w:t>V2</w:t>
            </w:r>
          </w:p>
        </w:tc>
      </w:tr>
      <w:tr>
        <w:tc>
          <w:tcPr/>
          <w:p>
            <w:r>
              <w:t>Financement agricole/crédit</w:t>
            </w:r>
          </w:p>
        </w:tc>
        <w:tc>
          <w:tcPr/>
          <w:p>
            <w:r>
              <w:t>Réglementations bancaires complexes</w:t>
            </w:r>
          </w:p>
        </w:tc>
        <w:tc>
          <w:tcPr/>
          <w:p>
            <w:r>
              <w:t>V2</w:t>
            </w:r>
          </w:p>
        </w:tc>
      </w:tr>
      <w:tr>
        <w:tc>
          <w:tcPr/>
          <w:p>
            <w:r>
              <w:t>Livraison gérée plateforme</w:t>
            </w:r>
          </w:p>
        </w:tc>
        <w:tc>
          <w:tcPr/>
          <w:p>
            <w:r>
              <w:t>Hors compétence, responsabilité producteur</w:t>
            </w:r>
          </w:p>
        </w:tc>
        <w:tc>
          <w:tcPr/>
          <w:p>
            <w:r>
              <w:t>V2</w:t>
            </w:r>
          </w:p>
        </w:tc>
      </w:tr>
      <w:tr>
        <w:tc>
          <w:tcPr/>
          <w:p>
            <w:r>
              <w:t>Intégration autres opérateurs (Moov, Telecel)</w:t>
            </w:r>
          </w:p>
        </w:tc>
        <w:tc>
          <w:tcPr/>
          <w:p>
            <w:r>
              <w:t>Seulement Orange Money confirmé</w:t>
            </w:r>
          </w:p>
        </w:tc>
        <w:tc>
          <w:tcPr/>
          <w:p>
            <w:r>
              <w:t>V1.1 (étude)</w:t>
            </w:r>
          </w:p>
        </w:tc>
      </w:tr>
    </w:tbl>
    <w:p>
      <w:pPr>
        <w:pStyle w:val="Heading3"/>
        <ck:id v="modules"/>
      </w:pPr>
      <w:bookmarkStart w:id="14" w:name="modules"/>
      <w:r>
        <w:t>2.2. Modules fonctionnels détaillés</w:t>
      </w:r>
      <w:bookmarkEnd w:id="14"/>
    </w:p>
    <w:p>
      <w:pPr>
        <w:pStyle w:val="Heading4"/>
        <ck:id v="module-1"/>
      </w:pPr>
      <w:bookmarkStart w:id="15" w:name="module_1"/>
      <w:r>
        <w:t>🔷 Module 1 : Gestion intelligente des serres (suivi IoT)</w:t>
      </w:r>
      <w:bookmarkEnd w:id="15"/>
    </w:p>
    <w:p>
      <w:r>
        <w:t>Utilisateurs : Producteurs, Admins, Super Admin</w:t>
      </w:r>
    </w:p>
    <w:p>
      <w:r>
        <w:rPr>
          <w:b/>
        </w:rPr>
        <w:t>Fonction 1.1 : Affichage temps réel température &amp; humidité</w:t>
      </w:r>
    </w:p>
    <w:p>
      <w:pPr>
        <w:pStyle w:val="Quote"/>
        <w:ind w:left="720"/>
      </w:pPr>
      <w:r>
        <w:t>En tant que Producteur, je veux voir la température et l'humidité actuelles de ma serre afin de détecter rapidement les anomalies et intervenir avant que les mouches ne meurent.</w:t>
      </w:r>
    </w:p>
    <w:p>
      <w:r>
        <w:t>Spécifications fonctionnelles :</w:t>
      </w:r>
    </w:p>
    <w:p>
      <w:pPr>
        <w:pStyle w:val="ListParagraph"/>
        <w:numPr>
          <w:ilvl w:val="0"/>
          <w:numId w:val="4"/>
        </w:numPr>
      </w:pPr>
      <w:r>
        <w:t>Le système DOIT afficher la température actuelle en °C (mise à jour &lt; 2 secondes)</w:t>
      </w:r>
    </w:p>
    <w:p>
      <w:pPr>
        <w:pStyle w:val="ListParagraph"/>
        <w:numPr>
          <w:ilvl w:val="0"/>
          <w:numId w:val="4"/>
        </w:numPr>
      </w:pPr>
      <w:r>
        <w:t>Le système DOIT afficher l'humidité actuelle en % (mise à jour &lt; 2 secondes)</w:t>
      </w:r>
    </w:p>
    <w:p>
      <w:pPr>
        <w:pStyle w:val="ListParagraph"/>
        <w:numPr>
          <w:ilvl w:val="0"/>
          <w:numId w:val="4"/>
        </w:numPr>
      </w:pPr>
      <w:r>
        <w:t>Le système DOIT afficher l'historique 7 jours en graphiques (courbes)</w:t>
      </w:r>
    </w:p>
    <w:p>
      <w:pPr>
        <w:pStyle w:val="ListParagraph"/>
        <w:numPr>
          <w:ilvl w:val="0"/>
          <w:numId w:val="4"/>
        </w:numPr>
      </w:pPr>
      <w:r>
        <w:t>Le système DOIT afficher l'heure de la dernière synchronisation</w:t>
      </w:r>
    </w:p>
    <w:p>
      <w:pPr>
        <w:pStyle w:val="ListParagraph"/>
        <w:numPr>
          <w:ilvl w:val="0"/>
          <w:numId w:val="4"/>
        </w:numPr>
      </w:pPr>
      <w:r>
        <w:t>Le système DOIT collecter les données à une fréquence programmable (par défaut : 30 secondes)</w:t>
      </w:r>
    </w:p>
    <w:p>
      <w:pPr>
        <w:pStyle w:val="ListParagraph"/>
        <w:numPr>
          <w:ilvl w:val="0"/>
          <w:numId w:val="4"/>
        </w:numPr>
      </w:pPr>
      <w:r>
        <w:t>Le système DOIT remonter l'information en temps réel</w:t>
      </w:r>
    </w:p>
    <w:p>
      <w:r>
        <w:rPr>
          <w:b/>
        </w:rPr>
        <w:t>Fonction 1.2 : Système d'alertes automatiques</w:t>
      </w:r>
    </w:p>
    <w:p>
      <w:r>
        <w:t>Le système DOIT déclencher des alertes si :</w:t>
      </w:r>
    </w:p>
    <w:tbl>
      <w:tblPr>
        <w:tblStyle w:val="CkTable"/>
        <w:tblW w:w="0" w:type="auto"/>
        <w:tblLayout w:type="autofit"/>
        <w:tblLook w:firstRow="1" w:lastRow="0" w:firstColumn="0" w:lastColumn="0" w:noHBand="0" w:noVBand="1"/>
      </w:tblPr>
      <w:tblGrid>
        <w:gridCol/>
        <w:gridCol/>
        <w:gridCol/>
        <w:gridCol/>
      </w:tblGrid>
      <w:tr>
        <w:trPr>
          <w:tblHeader/>
        </w:trPr>
        <w:tc>
          <w:tcPr/>
          <w:p>
            <w:r>
              <w:rPr>
                <w:b/>
              </w:rPr>
              <w:t>Condition</w:t>
            </w:r>
          </w:p>
        </w:tc>
        <w:tc>
          <w:tcPr/>
          <w:p>
            <w:r>
              <w:rPr>
                <w:b/>
              </w:rPr>
              <w:t>Seuil</w:t>
            </w:r>
          </w:p>
        </w:tc>
        <w:tc>
          <w:tcPr/>
          <w:p>
            <w:r>
              <w:rPr>
                <w:b/>
              </w:rPr>
              <w:t>Action</w:t>
            </w:r>
          </w:p>
        </w:tc>
        <w:tc>
          <w:tcPr/>
          <w:p>
            <w:r>
              <w:rPr>
                <w:b/>
              </w:rPr>
              <w:t>Destinataires</w:t>
            </w:r>
          </w:p>
        </w:tc>
      </w:tr>
      <w:tr>
        <w:tc>
          <w:tcPr/>
          <w:p>
            <w:r>
              <w:t>Température trop basse</w:t>
            </w:r>
          </w:p>
        </w:tc>
        <w:tc>
          <w:tcPr/>
          <w:p>
            <w:r>
              <w:t>&lt; 25°C</w:t>
            </w:r>
          </w:p>
        </w:tc>
        <w:tc>
          <w:tcPr/>
          <w:p>
            <w:r>
              <w:t>Alerte immédiate</w:t>
            </w:r>
          </w:p>
        </w:tc>
        <w:tc>
          <w:tcPr/>
          <w:p>
            <w:r>
              <w:t>Producteur + Admin</w:t>
            </w:r>
          </w:p>
        </w:tc>
      </w:tr>
      <w:tr>
        <w:tc>
          <w:tcPr/>
          <w:p>
            <w:r>
              <w:t>Température trop élevée</w:t>
            </w:r>
          </w:p>
        </w:tc>
        <w:tc>
          <w:tcPr/>
          <w:p>
            <w:r>
              <w:t>&gt; 39°C</w:t>
            </w:r>
          </w:p>
        </w:tc>
        <w:tc>
          <w:tcPr/>
          <w:p>
            <w:r>
              <w:t>Alerte immédiate</w:t>
            </w:r>
          </w:p>
        </w:tc>
        <w:tc>
          <w:tcPr/>
          <w:p>
            <w:r>
              <w:t>Producteur + Admin</w:t>
            </w:r>
          </w:p>
        </w:tc>
      </w:tr>
      <w:tr>
        <w:tc>
          <w:tcPr/>
          <w:p>
            <w:r>
              <w:t>Humidité trop basse</w:t>
            </w:r>
          </w:p>
        </w:tc>
        <w:tc>
          <w:tcPr/>
          <w:p>
            <w:r>
              <w:t>&lt; 50%</w:t>
            </w:r>
          </w:p>
        </w:tc>
        <w:tc>
          <w:tcPr/>
          <w:p>
            <w:r>
              <w:t>Alerte immédiate</w:t>
            </w:r>
          </w:p>
        </w:tc>
        <w:tc>
          <w:tcPr/>
          <w:p>
            <w:r>
              <w:t>Producteur + Admin</w:t>
            </w:r>
          </w:p>
        </w:tc>
      </w:tr>
      <w:tr>
        <w:tc>
          <w:tcPr/>
          <w:p>
            <w:r>
              <w:t>Humidité trop élevée</w:t>
            </w:r>
          </w:p>
        </w:tc>
        <w:tc>
          <w:tcPr/>
          <w:p>
            <w:r>
              <w:t>&gt; 80%</w:t>
            </w:r>
          </w:p>
        </w:tc>
        <w:tc>
          <w:tcPr/>
          <w:p>
            <w:r>
              <w:t>Alerte immédiate</w:t>
            </w:r>
          </w:p>
        </w:tc>
        <w:tc>
          <w:tcPr/>
          <w:p>
            <w:r>
              <w:t>Producteur + Admin</w:t>
            </w:r>
          </w:p>
        </w:tc>
      </w:tr>
      <w:tr>
        <w:tc>
          <w:tcPr/>
          <w:p>
            <w:r>
              <w:t>Capteur silencieux</w:t>
            </w:r>
          </w:p>
        </w:tc>
        <w:tc>
          <w:tcPr/>
          <w:p>
            <w:r>
              <w:t>&gt; 5 min sans donnée</w:t>
            </w:r>
          </w:p>
        </w:tc>
        <w:tc>
          <w:tcPr/>
          <w:p>
            <w:r>
              <w:t>Alerte système</w:t>
            </w:r>
          </w:p>
        </w:tc>
        <w:tc>
          <w:tcPr/>
          <w:p>
            <w:r>
              <w:t>Producteur + Admin</w:t>
            </w:r>
          </w:p>
        </w:tc>
      </w:tr>
    </w:tbl>
    <w:p>
      <w:pPr>
        <w:pStyle w:val="Heading4"/>
        <ck:id v="module-2"/>
      </w:pPr>
      <w:bookmarkStart w:id="16" w:name="module_2"/>
      <w:r>
        <w:t>🔷 Module 2 : Marketplace &amp; localisation</w:t>
      </w:r>
      <w:bookmarkEnd w:id="16"/>
    </w:p>
    <w:p>
      <w:r>
        <w:rPr>
          <w:b/>
        </w:rPr>
        <w:t>Fonction 2.1 : Recherche géolocalisée</w:t>
      </w:r>
    </w:p>
    <w:p>
      <w:pPr>
        <w:pStyle w:val="Quote"/>
        <w:ind w:left="720"/>
      </w:pPr>
      <w:r>
        <w:t xml:space="preserve">En tant que </w:t>
      </w:r>
      <w:del w:id="5" w:author="">
        <w:r>
          <w:delText>Éleveur-client</w:delText>
        </w:r>
      </w:del>
      <w:ins w:id="6" w:author="">
        <w:r>
          <w:t>Producteur</w:t>
        </w:r>
      </w:ins>
      <w:r>
        <w:t xml:space="preserve">, je veux pouvoir trouver rapidement </w:t>
      </w:r>
      <w:del w:id="7" w:author="">
        <w:r>
          <w:delText>un fournisseur</w:delText>
        </w:r>
      </w:del>
      <w:ins w:id="8" w:author="">
        <w:r>
          <w:t>un autre producteur</w:t>
        </w:r>
      </w:ins>
      <w:r>
        <w:t xml:space="preserve"> proche</w:t>
      </w:r>
      <w:ins w:id="9" w:author="">
        <w:r>
          <w:t xml:space="preserve"> afin d'acheter des larves</w:t>
        </w:r>
      </w:ins>
      <w:r>
        <w:t>.</w:t>
      </w:r>
    </w:p>
    <w:p>
      <w:r>
        <w:t>Spécifications :</w:t>
      </w:r>
    </w:p>
    <w:p>
      <w:pPr>
        <w:pStyle w:val="ListParagraph"/>
        <w:numPr>
          <w:ilvl w:val="0"/>
          <w:numId w:val="5"/>
        </w:numPr>
      </w:pPr>
      <w:r>
        <w:t>Le système DOIT afficher tous les producteurs actifs sur une carte (Google Maps)</w:t>
      </w:r>
    </w:p>
    <w:p>
      <w:pPr>
        <w:pStyle w:val="ListParagraph"/>
        <w:numPr>
          <w:ilvl w:val="0"/>
          <w:numId w:val="5"/>
        </w:numPr>
      </w:pPr>
      <w:r>
        <w:t>Le système DOIT permettre le filtrage par : distance (5, 10, 25, 50 km et plus), disponibilité (en stock), quantité minimum</w:t>
      </w:r>
    </w:p>
    <w:p>
      <w:pPr>
        <w:pStyle w:val="Heading4"/>
        <ck:id v="module-3"/>
      </w:pPr>
      <w:bookmarkStart w:id="17" w:name="module_3"/>
      <w:r>
        <w:t>🔷 Module 3 : Gestion des commandes</w:t>
      </w:r>
      <w:bookmarkEnd w:id="17"/>
    </w:p>
    <w:p>
      <w:r>
        <w:rPr>
          <w:b/>
        </w:rPr>
        <w:t>Fonction 3.1 : Création de commande</w:t>
      </w:r>
    </w:p>
    <w:p>
      <w:pPr>
        <w:pStyle w:val="Quote"/>
        <w:ind w:left="720"/>
      </w:pPr>
      <w:r>
        <w:t xml:space="preserve">En tant que </w:t>
      </w:r>
      <w:del w:id="10" w:author="">
        <w:r>
          <w:delText>Éleveur/Client</w:delText>
        </w:r>
      </w:del>
      <w:ins w:id="11" w:author="">
        <w:r>
          <w:t>Producteur</w:t>
        </w:r>
      </w:ins>
      <w:r>
        <w:t>, je veux passer une commande</w:t>
      </w:r>
      <w:ins w:id="12" w:author="">
        <w:r>
          <w:t xml:space="preserve"> auprès d'un autre producteur,</w:t>
        </w:r>
      </w:ins>
      <w:r>
        <w:t xml:space="preserve"> afin d'acheter la quantité de larves dont j'ai besoin.</w:t>
      </w:r>
    </w:p>
    <w:p>
      <w:r>
        <w:t>Spécifications :</w:t>
      </w:r>
    </w:p>
    <w:p>
      <w:pPr>
        <w:pStyle w:val="ListParagraph"/>
        <w:numPr>
          <w:ilvl w:val="0"/>
          <w:numId w:val="6"/>
        </w:numPr>
      </w:pPr>
      <w:r>
        <w:t>Le système doit permettre à l'utilisateur de sélectionner un produit (larves BSF) et de spécifier la quantité souhaitée.</w:t>
      </w:r>
    </w:p>
    <w:p>
      <w:pPr>
        <w:pStyle w:val="ListParagraph"/>
        <w:numPr>
          <w:ilvl w:val="0"/>
          <w:numId w:val="6"/>
        </w:numPr>
      </w:pPr>
      <w:r>
        <w:t>Le système doit vérifier la disponibilité du stock chez le producteur avant de valider la commande.</w:t>
      </w:r>
    </w:p>
    <w:p>
      <w:pPr>
        <w:pStyle w:val="ListParagraph"/>
        <w:numPr>
          <w:ilvl w:val="0"/>
          <w:numId w:val="6"/>
        </w:numPr>
      </w:pPr>
      <w:r>
        <w:t>Le système doit calculer automatiquement le montant total de la commande (quantité × prix unitaire).</w:t>
      </w:r>
    </w:p>
    <w:p>
      <w:pPr>
        <w:pStyle w:val="ListParagraph"/>
        <w:numPr>
          <w:ilvl w:val="0"/>
          <w:numId w:val="6"/>
        </w:numPr>
      </w:pPr>
      <w:r>
        <w:t>Le système doit permettre à l'utilisateur de consulter un récapitulatif de la commande avant validation (produit, quantité, prix, producteur, adresse de livraison).</w:t>
      </w:r>
    </w:p>
    <w:p>
      <w:pPr>
        <w:pStyle w:val="ListParagraph"/>
        <w:numPr>
          <w:ilvl w:val="0"/>
          <w:numId w:val="6"/>
        </w:numPr>
      </w:pPr>
      <w:r>
        <w:t>Le système doit envoyer une confirmation de commande à l'utilisateur (notification et/ou email/SMS).</w:t>
      </w:r>
    </w:p>
    <w:p>
      <w:pPr>
        <w:pStyle w:val="ListParagraph"/>
        <w:numPr>
          <w:ilvl w:val="0"/>
          <w:numId w:val="6"/>
        </w:numPr>
      </w:pPr>
      <w:r>
        <w:t>Le système doit notifier le producteur (vendeur) dès qu'une nouvelle commande est passée.</w:t>
      </w:r>
    </w:p>
    <w:p>
      <w:pPr>
        <w:pStyle w:val="ListParagraph"/>
        <w:numPr>
          <w:ilvl w:val="0"/>
          <w:numId w:val="6"/>
        </w:numPr>
      </w:pPr>
      <w:r>
        <w:t>Le système doit enregistrer le statut de la commande (en attente, confirmée, en préparation, expédiée, livrée, annulée).</w:t>
      </w:r>
    </w:p>
    <w:p>
      <w:pPr>
        <w:pStyle w:val="Heading4"/>
        <ck:id v="module-4"/>
      </w:pPr>
      <w:bookmarkStart w:id="18" w:name="module_4"/>
      <w:r>
        <w:t>🔷 Module 4 : Gestion des paiements</w:t>
      </w:r>
      <w:bookmarkEnd w:id="18"/>
    </w:p>
    <w:p>
      <w:r>
        <w:rPr>
          <w:b/>
        </w:rPr>
        <w:t>Fonction 4.1 : Flux de paiement</w:t>
      </w:r>
    </w:p>
    <w:tbl>
      <w:tblPr>
        <w:tblStyle w:val="CkTable"/>
        <w:tblW w:w="0" w:type="auto"/>
        <w:tblLayout w:type="autofit"/>
        <w:tblLook w:firstRow="1" w:lastRow="0" w:firstColumn="0" w:lastColumn="0" w:noHBand="0" w:noVBand="1"/>
      </w:tblPr>
      <w:tblGrid>
        <w:gridCol/>
        <w:gridCol/>
        <w:gridCol/>
        <w:gridCol/>
      </w:tblGrid>
      <w:tr>
        <w:trPr>
          <w:tblHeader/>
        </w:trPr>
        <w:tc>
          <w:tcPr/>
          <w:p>
            <w:r>
              <w:rPr>
                <w:b/>
              </w:rPr>
              <w:t>Moyen</w:t>
            </w:r>
          </w:p>
        </w:tc>
        <w:tc>
          <w:tcPr/>
          <w:p>
            <w:r>
              <w:rPr>
                <w:b/>
              </w:rPr>
              <w:t>Statut V1</w:t>
            </w:r>
          </w:p>
        </w:tc>
        <w:tc>
          <w:tcPr/>
          <w:p>
            <w:r>
              <w:rPr>
                <w:b/>
              </w:rPr>
              <w:t>Flux</w:t>
            </w:r>
          </w:p>
        </w:tc>
        <w:tc>
          <w:tcPr/>
          <w:p>
            <w:r>
              <w:rPr>
                <w:b/>
              </w:rPr>
              <w:t>Couverture</w:t>
            </w:r>
          </w:p>
        </w:tc>
      </w:tr>
      <w:tr>
        <w:tc>
          <w:tcPr/>
          <w:p>
            <w:r>
              <w:t>Orange Money</w:t>
            </w:r>
          </w:p>
        </w:tc>
        <w:tc>
          <w:tcPr/>
          <w:p>
            <w:r>
              <w:t>Intégré</w:t>
            </w:r>
          </w:p>
        </w:tc>
        <w:tc>
          <w:tcPr/>
          <w:p>
            <w:r>
              <w:t>Paiement avant livraison</w:t>
            </w:r>
          </w:p>
        </w:tc>
        <w:tc>
          <w:tcPr/>
          <w:p>
            <w:r>
              <w:t>Burkina Faso</w:t>
            </w:r>
          </w:p>
        </w:tc>
      </w:tr>
      <w:tr>
        <w:tc>
          <w:tcPr/>
          <w:p>
            <w:r>
              <w:t>Cash à la livraison</w:t>
            </w:r>
          </w:p>
        </w:tc>
        <w:tc>
          <w:tcPr/>
          <w:p>
            <w:r>
              <w:t>Intégré</w:t>
            </w:r>
          </w:p>
        </w:tc>
        <w:tc>
          <w:tcPr/>
          <w:p>
            <w:r>
              <w:t>Paiement à la récupération</w:t>
            </w:r>
          </w:p>
        </w:tc>
        <w:tc>
          <w:tcPr/>
          <w:p>
            <w:r>
              <w:t>Partout</w:t>
            </w:r>
          </w:p>
        </w:tc>
      </w:tr>
      <w:tr>
        <w:tc>
          <w:tcPr/>
          <w:p>
            <w:r>
              <w:t>Autres opérateurs (Wave, Moov)</w:t>
            </w:r>
          </w:p>
        </w:tc>
        <w:tc>
          <w:tcPr/>
          <w:p>
            <w:r>
              <w:t>Étude V1.1</w:t>
            </w:r>
          </w:p>
        </w:tc>
        <w:tc>
          <w:tcPr/>
          <w:p>
            <w:r>
              <w:t>À définir</w:t>
            </w:r>
          </w:p>
        </w:tc>
        <w:tc>
          <w:tcPr/>
          <w:p>
            <w:r>
              <w:t>À planifier</w:t>
            </w:r>
          </w:p>
        </w:tc>
      </w:tr>
    </w:tbl>
    <w:p>
      <w:r>
        <w:br w:type="page"/>
      </w:r>
    </w:p>
    <w:p>
      <w:pPr>
        <w:pStyle w:val="Heading2"/>
        <ck:id v="bnf"/>
      </w:pPr>
      <w:bookmarkStart w:id="19" w:name="bnf"/>
      <w:r>
        <w:t>03. Besoins non-fonctionnels (BNF)</w:t>
      </w:r>
      <w:bookmarkEnd w:id="19"/>
    </w:p>
    <w:p>
      <w:pPr>
        <w:pStyle w:val="Heading3"/>
        <ck:id v="performance"/>
      </w:pPr>
      <w:bookmarkStart w:id="20" w:name="performance"/>
      <w:r>
        <w:t>3.1. Performance</w:t>
      </w:r>
      <w:bookmarkEnd w:id="20"/>
    </w:p>
    <w:p>
      <w:pPr>
        <w:pStyle w:val="ListParagraph"/>
        <w:numPr>
          <w:ilvl w:val="0"/>
          <w:numId w:val="7"/>
        </w:numPr>
      </w:pPr>
      <w:r>
        <w:t>Réponse de l'API en moins de 2 secondes pour passer une commande</w:t>
      </w:r>
    </w:p>
    <w:p>
      <w:pPr>
        <w:pStyle w:val="ListParagraph"/>
        <w:numPr>
          <w:ilvl w:val="0"/>
          <w:numId w:val="7"/>
        </w:numPr>
      </w:pPr>
      <w:r>
        <w:t>Chargement de la liste des lots disponibles en moins de 3 secondes</w:t>
      </w:r>
    </w:p>
    <w:p>
      <w:pPr>
        <w:pStyle w:val="Heading3"/>
        <ck:id v="securite"/>
      </w:pPr>
      <w:bookmarkStart w:id="21" w:name="securite"/>
      <w:r>
        <w:t>3.2. Sécurité</w:t>
      </w:r>
      <w:bookmarkEnd w:id="21"/>
    </w:p>
    <w:p>
      <w:pPr>
        <w:pStyle w:val="ListParagraph"/>
        <w:numPr>
          <w:ilvl w:val="0"/>
          <w:numId w:val="8"/>
        </w:numPr>
      </w:pPr>
      <w:r>
        <w:t>Authentification (scanner la pièce d'identité) obligatoire avant toute action sensible (commande, paiement)</w:t>
      </w:r>
    </w:p>
    <w:p>
      <w:pPr>
        <w:pStyle w:val="ListParagraph"/>
        <w:numPr>
          <w:ilvl w:val="0"/>
          <w:numId w:val="8"/>
        </w:numPr>
      </w:pPr>
      <w:r>
        <w:t>Chiffrement des données personnelles et de localisation, en transit et au repos</w:t>
      </w:r>
    </w:p>
    <w:p>
      <w:pPr>
        <w:pStyle w:val="ListParagraph"/>
        <w:numPr>
          <w:ilvl w:val="0"/>
          <w:numId w:val="8"/>
        </w:numPr>
      </w:pPr>
      <w:r>
        <w:t>Aucune donnée de paiement sensible stockée côté application (délégation totale à Orange Money)</w:t>
      </w:r>
    </w:p>
    <w:sdt>
      <w:sdtPr>
        <w:tag w:val="clarkdown:div"/>
        <ck:div v="|panel|tint=accent"/>
      </w:sdtPr>
      <w:sdtContent>
        <w:tbl>
          <w:tblPr>
            <w:tblW w:w="5000" w:type="pct"/>
            <w:tblBorders>
              <w:top w:val="none"/>
              <w:left w:val="none"/>
              <w:bottom w:val="none"/>
              <w:right w:val="none"/>
              <w:insideH w:val="none"/>
              <w:insideV w:val="none"/>
            </w:tblBorders>
            <w:tblCellMar>
              <w:top w:w="320" w:type="dxa"/>
              <w:left w:w="240" w:type="dxa"/>
              <w:bottom w:w="320" w:type="dxa"/>
              <w:right w:w="240" w:type="dxa"/>
            </w:tblCellMar>
          </w:tblPr>
          <w:tblGrid>
            <w:gridCol/>
          </w:tblGrid>
          <w:tr>
            <w:tc>
              <w:tcPr>
                <w:shd w:val="clear" w:fill="E4E4E4"/>
              </w:tcPr>
              <w:p>
                <w:r>
                  <w:rPr>
                    <w:rStyle w:val="CkCaption"/>
                  </w:rPr>
                  <w:t>Ajout</w:t>
                </w:r>
                <w:r>
                  <w:t xml:space="preserve"> — </w:t>
                </w:r>
                <w:r>
                  <w:rPr>
                    <w:b/>
                  </w:rPr>
                  <w:t>Règle métier d'inscription</w:t>
                </w:r>
                <w:r>
                  <w:t xml:space="preserve"> : l'inscription d'un Producteur est conditionnée à la participation à une formation dispensée hors plateforme. Cette formation est néanmoins tracée dans le système comme une entité à part entière, à des fins de traçabilité (nombre de personnes formées). Le compte reste au statut « en attente » jusqu'à ce qu'un Administrateur vérifie la pièce d'identité (CNIB) du producteur et active manuellement son compte.</w:t>
                </w:r>
              </w:p>
            </w:tc>
          </w:tr>
        </w:tbl>
      </w:sdtContent>
    </w:sdt>
    <w:p>
      <w:pPr>
        <w:pStyle w:val="Heading3"/>
        <ck:id v="disponibilite"/>
      </w:pPr>
      <w:bookmarkStart w:id="22" w:name="disponibilite"/>
      <w:r>
        <w:t>3.3. Disponibilité et récupération</w:t>
      </w:r>
      <w:bookmarkEnd w:id="22"/>
    </w:p>
    <w:p>
      <w:pPr>
        <w:pStyle w:val="ListParagraph"/>
        <w:numPr>
          <w:ilvl w:val="0"/>
          <w:numId w:val="9"/>
        </w:numPr>
      </w:pPr>
      <w:r>
        <w:t>Plateforme accessible en continu (objectif 99% de disponibilité)</w:t>
      </w:r>
    </w:p>
    <w:p>
      <w:pPr>
        <w:pStyle w:val="ListParagraph"/>
        <w:numPr>
          <w:ilvl w:val="0"/>
          <w:numId w:val="9"/>
        </w:numPr>
      </w:pPr>
      <w:r>
        <w:t>Tolérance à la latence du webhook Orange Money sans blocage de l'interface (état « en attente » affiché)</w:t>
      </w:r>
    </w:p>
    <w:p>
      <w:pPr>
        <w:pStyle w:val="ListParagraph"/>
        <w:numPr>
          <w:ilvl w:val="0"/>
          <w:numId w:val="9"/>
        </w:numPr>
      </w:pPr>
      <w:r>
        <w:t>Adaptation aux connexions Internet limitées en zone rurale</w:t>
      </w:r>
    </w:p>
    <w:p>
      <w:pPr>
        <w:pStyle w:val="ListParagraph"/>
        <w:numPr>
          <w:ilvl w:val="0"/>
          <w:numId w:val="9"/>
        </w:numPr>
      </w:pPr>
      <w:r>
        <w:t>Interface simple, utilisable par des producteurs</w:t>
      </w:r>
    </w:p>
    <w:p>
      <w:r>
        <w:br w:type="page"/>
      </w:r>
    </w:p>
    <w:p>
      <w:pPr>
        <w:pStyle w:val="Heading2"/>
        <ck:id v="architecture"/>
      </w:pPr>
      <w:bookmarkStart w:id="23" w:name="architecture"/>
      <w:r>
        <w:t>04. Architecture technique</w:t>
      </w:r>
      <w:bookmarkEnd w:id="23"/>
    </w:p>
    <w:tbl>
      <w:tblPr>
        <w:tblStyle w:val="CkTable"/>
        <w:tblW w:w="0" w:type="auto"/>
        <w:tblLayout w:type="autofit"/>
        <w:tblLook w:firstRow="1" w:lastRow="0" w:firstColumn="0" w:lastColumn="0" w:noHBand="0" w:noVBand="1"/>
      </w:tblPr>
      <w:tblGrid>
        <w:gridCol/>
        <w:gridCol/>
      </w:tblGrid>
      <w:tr>
        <w:trPr>
          <w:tblHeader/>
        </w:trPr>
        <w:tc>
          <w:tcPr/>
          <w:p>
            <w:r>
              <w:rPr>
                <w:b/>
              </w:rPr>
              <w:t>Composant</w:t>
            </w:r>
          </w:p>
        </w:tc>
        <w:tc>
          <w:tcPr/>
          <w:p>
            <w:r>
              <w:rPr>
                <w:b/>
              </w:rPr>
              <w:t>Technologie</w:t>
            </w:r>
          </w:p>
        </w:tc>
      </w:tr>
      <w:tr>
        <w:tc>
          <w:tcPr/>
          <w:p>
            <w:r>
              <w:t>Frontend</w:t>
            </w:r>
          </w:p>
        </w:tc>
        <w:tc>
          <w:tcPr/>
          <w:p>
            <w:r>
              <w:t>Angular pour une expérience fluide et un développement unifié</w:t>
            </w:r>
          </w:p>
        </w:tc>
      </w:tr>
      <w:tr>
        <w:tc>
          <w:tcPr/>
          <w:p>
            <w:r>
              <w:t>API backend</w:t>
            </w:r>
          </w:p>
        </w:tc>
        <w:tc>
          <w:tcPr/>
          <w:p>
            <w:r>
              <w:t>Spring Boot pour la gestion centrale et la logique métier, et traitement sécurisé des paiements de commande</w:t>
            </w:r>
          </w:p>
        </w:tc>
      </w:tr>
      <w:tr>
        <w:tc>
          <w:tcPr/>
          <w:p>
            <w:r>
              <w:t>Base de données</w:t>
            </w:r>
          </w:p>
        </w:tc>
        <w:tc>
          <w:tcPr/>
          <w:p>
            <w:del w:id="13" w:author="">
              <w:r>
                <w:delText>MySQL</w:delText>
              </w:r>
            </w:del>
            <w:ins w:id="14" w:author="">
              <w:r>
                <w:t>PostgreSQL</w:t>
              </w:r>
            </w:ins>
          </w:p>
        </w:tc>
      </w:tr>
    </w:tbl>
    <w:p>
      <w:pPr>
        <w:pStyle w:val="Heading2"/>
        <ck:id v="budget"/>
      </w:pPr>
      <w:bookmarkStart w:id="24" w:name="budget"/>
      <w:r>
        <w:t>05. Budget estimatif</w:t>
      </w:r>
      <w:bookmarkEnd w:id="24"/>
    </w:p>
    <w:tbl>
      <w:tblPr>
        <w:tblStyle w:val="CkTable"/>
        <w:tblW w:w="0" w:type="auto"/>
        <w:tblLayout w:type="autofit"/>
        <w:tblLook w:firstRow="1" w:lastRow="0" w:firstColumn="0" w:lastColumn="0" w:noHBand="0" w:noVBand="1"/>
      </w:tblPr>
      <w:tblGrid>
        <w:gridCol/>
        <w:gridCol/>
        <w:gridCol/>
        <w:gridCol/>
      </w:tblGrid>
      <w:tr>
        <w:trPr>
          <w:tblHeader/>
        </w:trPr>
        <w:tc>
          <w:tcPr/>
          <w:p>
            <w:r>
              <w:rPr>
                <w:b/>
              </w:rPr>
              <w:t>Poste</w:t>
            </w:r>
          </w:p>
        </w:tc>
        <w:tc>
          <w:tcPr/>
          <w:p>
            <w:r>
              <w:rPr>
                <w:b/>
              </w:rPr>
              <w:t>Quantité</w:t>
            </w:r>
          </w:p>
        </w:tc>
        <w:tc>
          <w:tcPr/>
          <w:p>
            <w:r>
              <w:rPr>
                <w:b/>
              </w:rPr>
              <w:t>Coût unitaire</w:t>
            </w:r>
          </w:p>
        </w:tc>
        <w:tc>
          <w:tcPr/>
          <w:p>
            <w:r>
              <w:rPr>
                <w:b/>
              </w:rPr>
              <w:t>Total</w:t>
            </w:r>
          </w:p>
        </w:tc>
      </w:tr>
      <w:tr>
        <w:tc>
          <w:tcPr/>
          <w:p>
            <w:r>
              <w:t>Développement API backend / personne</w:t>
            </w:r>
          </w:p>
        </w:tc>
        <w:tc>
          <w:tcPr/>
          <w:p>
            <w:r>
              <w:t>3</w:t>
            </w:r>
          </w:p>
        </w:tc>
        <w:tc>
          <w:tcPr/>
          <w:p>
            <w:r>
              <w:t>600 000 FCFA</w:t>
            </w:r>
          </w:p>
        </w:tc>
        <w:tc>
          <w:tcPr/>
          <w:p>
            <w:r>
              <w:t>1 800 000 FCFA</w:t>
            </w:r>
          </w:p>
        </w:tc>
      </w:tr>
      <w:tr>
        <w:tc>
          <w:tcPr/>
          <w:p>
            <w:r>
              <w:t>Développement Frontend / personne</w:t>
            </w:r>
          </w:p>
        </w:tc>
        <w:tc>
          <w:tcPr/>
          <w:p>
            <w:r>
              <w:t>2</w:t>
            </w:r>
          </w:p>
        </w:tc>
        <w:tc>
          <w:tcPr/>
          <w:p>
            <w:r>
              <w:t>460 000 FCFA</w:t>
            </w:r>
          </w:p>
        </w:tc>
        <w:tc>
          <w:tcPr/>
          <w:p>
            <w:r>
              <w:t>920 000 FCFA</w:t>
            </w:r>
          </w:p>
        </w:tc>
      </w:tr>
      <w:tr>
        <w:tc>
          <w:tcPr/>
          <w:p>
            <w:r>
              <w:t>Hébergement serveur (1 an)</w:t>
            </w:r>
          </w:p>
        </w:tc>
        <w:tc>
          <w:tcPr/>
          <w:p>
            <w:r>
              <w:t>1</w:t>
            </w:r>
          </w:p>
        </w:tc>
        <w:tc>
          <w:tcPr/>
          <w:p>
            <w:r>
              <w:t>160 000 FCFA</w:t>
            </w:r>
          </w:p>
        </w:tc>
        <w:tc>
          <w:tcPr/>
          <w:p>
            <w:r>
              <w:t>160 000 FCFA</w:t>
            </w:r>
          </w:p>
        </w:tc>
      </w:tr>
      <w:tr>
        <w:tc>
          <w:tcPr/>
          <w:p>
            <w:r>
              <w:t>Intégration API Orange Money</w:t>
            </w:r>
          </w:p>
        </w:tc>
        <w:tc>
          <w:tcPr/>
          <w:p>
            <w:r>
              <w:t>1</w:t>
            </w:r>
          </w:p>
        </w:tc>
        <w:tc>
          <w:tcPr/>
          <w:p>
            <w:r>
              <w:t>110 000 FCFA</w:t>
            </w:r>
          </w:p>
        </w:tc>
        <w:tc>
          <w:tcPr/>
          <w:p>
            <w:r>
              <w:t>110 000 FCFA</w:t>
            </w:r>
          </w:p>
        </w:tc>
      </w:tr>
      <w:tr>
        <w:tc>
          <w:tcPr/>
          <w:p>
            <w:r>
              <w:t>Formation et accompagnement</w:t>
            </w:r>
          </w:p>
        </w:tc>
        <w:tc>
          <w:tcPr/>
          <w:p>
            <w:r>
              <w:t>-</w:t>
            </w:r>
          </w:p>
        </w:tc>
        <w:tc>
          <w:tcPr/>
          <w:p>
            <w:r>
              <w:t>135 000 FCFA</w:t>
            </w:r>
          </w:p>
        </w:tc>
        <w:tc>
          <w:tcPr/>
          <w:p>
            <w:r>
              <w:t>135 000 FCFA</w:t>
            </w:r>
          </w:p>
        </w:tc>
      </w:tr>
      <w:tr>
        <w:tc>
          <w:tcPr/>
          <w:p>
            <w:r>
              <w:rPr>
                <w:b/>
              </w:rPr>
              <w:t>Totaux</w:t>
            </w:r>
          </w:p>
        </w:tc>
        <w:tc>
          <w:tcPr/>
          <w:p/>
        </w:tc>
        <w:tc>
          <w:tcPr/>
          <w:p/>
        </w:tc>
        <w:tc>
          <w:tcPr/>
          <w:p>
            <w:r>
              <w:rPr>
                <w:b/>
              </w:rPr>
              <w:t>3 125 000 FCFA</w:t>
            </w:r>
          </w:p>
        </w:tc>
      </w:tr>
    </w:tbl>
    <w:p>
      <w:r>
        <w:br w:type="page"/>
      </w:r>
    </w:p>
    <w:p>
      <w:pPr>
        <w:pStyle w:val="Heading2"/>
        <ck:id v="livrables"/>
      </w:pPr>
      <w:bookmarkStart w:id="25" w:name="livrables"/>
      <w:r>
        <w:t>06. Livrables &amp; planning</w:t>
      </w:r>
      <w:bookmarkEnd w:id="25"/>
    </w:p>
    <w:p>
      <w:pPr>
        <w:pStyle w:val="Heading3"/>
        <ck:id v="livrables-detail"/>
      </w:pPr>
      <w:bookmarkStart w:id="26" w:name="livrables_detail"/>
      <w:r>
        <w:t>6.1. Livrables</w:t>
      </w:r>
      <w:bookmarkEnd w:id="26"/>
    </w:p>
    <w:p>
      <w:r>
        <w:rPr>
          <w:b/>
        </w:rPr>
        <w:t>Code source</w:t>
      </w:r>
      <w:r>
        <w:t xml:space="preserve"> : remis après le déploiement du projet.</w:t>
      </w:r>
    </w:p>
    <w:p>
      <w:r>
        <w:rPr>
          <w:b/>
        </w:rPr>
        <w:t>Wireframes</w:t>
      </w:r>
      <w:r>
        <w:t xml:space="preserve"> : 15+ écrans (sketches, interactions) — validés par Miguel avant dev (signature Figma).</w:t>
      </w:r>
    </w:p>
    <w:p>
      <w:r>
        <w:rPr>
          <w:b/>
        </w:rPr>
        <w:t>Design UI</w:t>
      </w:r>
      <w:r>
        <w:t xml:space="preserve"> : maquettes Figma haute fidélité. Couleurs : rouge bordeaux. Ton : sobre, agricole, professionnel. Mouche soldat noir discrète en fond.</w:t>
      </w:r>
    </w:p>
    <w:p>
      <w:pPr>
        <w:pStyle w:val="Heading3"/>
        <ck:id v="planning"/>
      </w:pPr>
      <w:bookmarkStart w:id="27" w:name="planning"/>
      <w:r>
        <w:t>6.2. Planning détaillé (19 semaines)</w:t>
      </w:r>
      <w:bookmarkEnd w:id="27"/>
    </w:p>
    <w:tbl>
      <w:tblPr>
        <w:tblStyle w:val="CkTable"/>
        <w:tblW w:w="0" w:type="auto"/>
        <w:tblLayout w:type="autofit"/>
        <w:tblLook w:firstRow="1" w:lastRow="0" w:firstColumn="0" w:lastColumn="0" w:noHBand="0" w:noVBand="1"/>
      </w:tblPr>
      <w:tblGrid>
        <w:gridCol/>
        <w:gridCol/>
        <w:gridCol/>
        <w:gridCol/>
      </w:tblGrid>
      <w:tr>
        <w:trPr>
          <w:tblHeader/>
        </w:trPr>
        <w:tc>
          <w:tcPr/>
          <w:p>
            <w:r>
              <w:rPr>
                <w:b/>
              </w:rPr>
              <w:t>Phase</w:t>
            </w:r>
          </w:p>
        </w:tc>
        <w:tc>
          <w:tcPr/>
          <w:p>
            <w:r>
              <w:rPr>
                <w:b/>
              </w:rPr>
              <w:t>Semaines</w:t>
            </w:r>
          </w:p>
        </w:tc>
        <w:tc>
          <w:tcPr/>
          <w:p>
            <w:r>
              <w:rPr>
                <w:b/>
              </w:rPr>
              <w:t>Jalon</w:t>
            </w:r>
          </w:p>
        </w:tc>
        <w:tc>
          <w:tcPr/>
          <w:p>
            <w:r>
              <w:rPr>
                <w:b/>
              </w:rPr>
              <w:t>Livrables</w:t>
            </w:r>
          </w:p>
        </w:tc>
      </w:tr>
      <w:tr>
        <w:tc>
          <w:tcPr/>
          <w:p>
            <w:r>
              <w:t>1. Cadrage</w:t>
            </w:r>
          </w:p>
        </w:tc>
        <w:tc>
          <w:tcPr/>
          <w:p>
            <w:r>
              <w:t>S1-S2</w:t>
            </w:r>
          </w:p>
        </w:tc>
        <w:tc>
          <w:tcPr/>
          <w:p>
            <w:r>
              <w:t>Specs validées</w:t>
            </w:r>
          </w:p>
        </w:tc>
        <w:tc>
          <w:tcPr/>
          <w:p>
            <w:r>
              <w:t>Wireframes, audit complet</w:t>
            </w:r>
          </w:p>
        </w:tc>
      </w:tr>
      <w:tr>
        <w:tc>
          <w:tcPr/>
          <w:p>
            <w:r>
              <w:t>2. Design</w:t>
            </w:r>
          </w:p>
        </w:tc>
        <w:tc>
          <w:tcPr/>
          <w:p>
            <w:r>
              <w:t>S3-S4</w:t>
            </w:r>
          </w:p>
        </w:tc>
        <w:tc>
          <w:tcPr/>
          <w:p>
            <w:r>
              <w:t>Design approuvé (Miguel)</w:t>
            </w:r>
          </w:p>
        </w:tc>
        <w:tc>
          <w:tcPr/>
          <w:p>
            <w:r>
              <w:t>Maquettes Figma HD, style guide</w:t>
            </w:r>
          </w:p>
        </w:tc>
      </w:tr>
      <w:tr>
        <w:tc>
          <w:tcPr/>
          <w:p>
            <w:r>
              <w:t>3. Backend</w:t>
            </w:r>
          </w:p>
        </w:tc>
        <w:tc>
          <w:tcPr/>
          <w:p>
            <w:r>
              <w:t>S5-S10</w:t>
            </w:r>
          </w:p>
        </w:tc>
        <w:tc>
          <w:tcPr/>
          <w:p>
            <w:r>
              <w:t>API 80% complète</w:t>
            </w:r>
          </w:p>
        </w:tc>
        <w:tc>
          <w:tcPr/>
          <w:p>
            <w:r>
              <w:t>Documentation technique de l'API, DB schema, auth/paiement</w:t>
            </w:r>
          </w:p>
        </w:tc>
      </w:tr>
      <w:tr>
        <w:tc>
          <w:tcPr/>
          <w:p>
            <w:r>
              <w:t>4. Frontend</w:t>
            </w:r>
          </w:p>
        </w:tc>
        <w:tc>
          <w:tcPr/>
          <w:p>
            <w:r>
              <w:t>S11-S15</w:t>
            </w:r>
          </w:p>
        </w:tc>
        <w:tc>
          <w:tcPr/>
          <w:p>
            <w:r>
              <w:t>Version bêta interne</w:t>
            </w:r>
          </w:p>
        </w:tc>
        <w:tc>
          <w:tcPr/>
          <w:p>
            <w:r>
              <w:t>App producteur/admin, online PWA</w:t>
            </w:r>
          </w:p>
        </w:tc>
      </w:tr>
      <w:tr>
        <w:tc>
          <w:tcPr/>
          <w:p>
            <w:r>
              <w:t>5. QA &amp; Tests</w:t>
            </w:r>
          </w:p>
        </w:tc>
        <w:tc>
          <w:tcPr/>
          <w:p>
            <w:r>
              <w:t>S16-S18</w:t>
            </w:r>
          </w:p>
        </w:tc>
        <w:tc>
          <w:tcPr/>
          <w:p>
            <w:r>
              <w:t>Version stable</w:t>
            </w:r>
          </w:p>
        </w:tc>
        <w:tc>
          <w:tcPr/>
          <w:p>
            <w:r>
              <w:t>Tests UAT, bugfixes, monitoring</w:t>
            </w:r>
          </w:p>
        </w:tc>
      </w:tr>
      <w:tr>
        <w:tc>
          <w:tcPr/>
          <w:p>
            <w:r>
              <w:t>6. Production</w:t>
            </w:r>
          </w:p>
        </w:tc>
        <w:tc>
          <w:tcPr/>
          <w:p>
            <w:r>
              <w:t>S19</w:t>
            </w:r>
          </w:p>
        </w:tc>
        <w:tc>
          <w:tcPr/>
          <w:p>
            <w:r>
              <w:t>Go-live</w:t>
            </w:r>
          </w:p>
        </w:tc>
        <w:tc>
          <w:tcPr/>
          <w:p>
            <w:r>
              <w:t>—</w:t>
            </w:r>
          </w:p>
        </w:tc>
      </w:tr>
    </w:tbl>
    <w:p>
      <w:pPr>
        <w:pStyle w:val="Heading2"/>
        <ck:id v="risques"/>
      </w:pPr>
      <w:bookmarkStart w:id="28" w:name="risques"/>
      <w:r>
        <w:t>07. Risques &amp; mitigation</w:t>
      </w:r>
      <w:bookmarkEnd w:id="28"/>
    </w:p>
    <w:tbl>
      <w:tblPr>
        <w:tblStyle w:val="CkTable"/>
        <w:tblW w:w="0" w:type="auto"/>
        <w:tblLayout w:type="autofit"/>
        <w:tblLook w:firstRow="1" w:lastRow="0" w:firstColumn="0" w:lastColumn="0" w:noHBand="0" w:noVBand="1"/>
      </w:tblPr>
      <w:tblGrid>
        <w:gridCol/>
        <w:gridCol/>
        <w:gridCol/>
        <w:gridCol/>
      </w:tblGrid>
      <w:tr>
        <w:trPr>
          <w:tblHeader/>
        </w:trPr>
        <w:tc>
          <w:tcPr/>
          <w:p>
            <w:r>
              <w:rPr>
                <w:b/>
              </w:rPr>
              <w:t>Risque</w:t>
            </w:r>
          </w:p>
        </w:tc>
        <w:tc>
          <w:tcPr/>
          <w:p>
            <w:r>
              <w:rPr>
                <w:b/>
              </w:rPr>
              <w:t>Impact</w:t>
            </w:r>
          </w:p>
        </w:tc>
        <w:tc>
          <w:tcPr/>
          <w:p>
            <w:r>
              <w:rPr>
                <w:b/>
              </w:rPr>
              <w:t>Proba</w:t>
            </w:r>
          </w:p>
        </w:tc>
        <w:tc>
          <w:tcPr/>
          <w:p>
            <w:r>
              <w:rPr>
                <w:b/>
              </w:rPr>
              <w:t>Mitigation</w:t>
            </w:r>
          </w:p>
        </w:tc>
      </w:tr>
      <w:tr>
        <w:tc>
          <w:tcPr/>
          <w:p>
            <w:r>
              <w:t>Instabilité réseau 3G → perte données temps réel</w:t>
            </w:r>
          </w:p>
        </w:tc>
        <w:tc>
          <w:tcPr/>
          <w:p>
            <w:r>
              <w:t>16</w:t>
            </w:r>
          </w:p>
        </w:tc>
        <w:tc>
          <w:tcPr/>
          <w:p>
            <w:r>
              <w:t>4</w:t>
            </w:r>
          </w:p>
        </w:tc>
        <w:tc>
          <w:tcPr/>
          <w:p>
            <w:r>
              <w:t>Mode offline + retry logic + queue localStorage</w:t>
            </w:r>
          </w:p>
        </w:tc>
      </w:tr>
      <w:tr>
        <w:tc>
          <w:tcPr/>
          <w:p>
            <w:r>
              <w:t>Orange Money API indisponible</w:t>
            </w:r>
          </w:p>
        </w:tc>
        <w:tc>
          <w:tcPr/>
          <w:p>
            <w:r>
              <w:t>16</w:t>
            </w:r>
          </w:p>
        </w:tc>
        <w:tc>
          <w:tcPr/>
          <w:p>
            <w:r>
              <w:t>4</w:t>
            </w:r>
          </w:p>
        </w:tc>
        <w:tc>
          <w:tcPr/>
          <w:p>
            <w:r>
              <w:t>Fallback cash, tester stabilité Orange en avance</w:t>
            </w:r>
          </w:p>
        </w:tc>
      </w:tr>
      <w:tr>
        <w:tc>
          <w:tcPr/>
          <w:p>
            <w:r>
              <w:t>Capteurs IoT défectueux</w:t>
            </w:r>
          </w:p>
        </w:tc>
        <w:tc>
          <w:tcPr/>
          <w:p>
            <w:r>
              <w:t>12</w:t>
            </w:r>
          </w:p>
        </w:tc>
        <w:tc>
          <w:tcPr/>
          <w:p>
            <w:r>
              <w:t>3</w:t>
            </w:r>
          </w:p>
        </w:tc>
        <w:tc>
          <w:tcPr/>
          <w:p>
            <w:r>
              <w:t>Validation installation avant go-live + pièces de rechange</w:t>
            </w:r>
          </w:p>
        </w:tc>
      </w:tr>
      <w:tr>
        <w:tc>
          <w:tcPr/>
          <w:p>
            <w:r>
              <w:t>Compréhension métier incomplète</w:t>
            </w:r>
          </w:p>
        </w:tc>
        <w:tc>
          <w:tcPr/>
          <w:p>
            <w:r>
              <w:t>12</w:t>
            </w:r>
          </w:p>
        </w:tc>
        <w:tc>
          <w:tcPr/>
          <w:p>
            <w:r>
              <w:t>3</w:t>
            </w:r>
          </w:p>
        </w:tc>
        <w:tc>
          <w:tcPr/>
          <w:p>
            <w:r>
              <w:t>Réunions bi-hebdo (Miguel + MOE), documentation</w:t>
            </w:r>
          </w:p>
        </w:tc>
      </w:tr>
      <w:tr>
        <w:tc>
          <w:tcPr/>
          <w:p>
            <w:r>
              <w:t>Performance sous charge (50 users)</w:t>
            </w:r>
          </w:p>
        </w:tc>
        <w:tc>
          <w:tcPr/>
          <w:p>
            <w:r>
              <w:t>8</w:t>
            </w:r>
          </w:p>
        </w:tc>
        <w:tc>
          <w:tcPr/>
          <w:p>
            <w:r>
              <w:t>2</w:t>
            </w:r>
          </w:p>
        </w:tc>
        <w:tc>
          <w:tcPr/>
          <w:p>
            <w:r>
              <w:t>Load test sem. 15, cache Redis, optimisation DB</w:t>
            </w:r>
          </w:p>
        </w:tc>
      </w:tr>
      <w:tr>
        <w:tc>
          <w:tcPr/>
          <w:p>
            <w:r>
              <w:t>Délai livraison capacité tech</w:t>
            </w:r>
          </w:p>
        </w:tc>
        <w:tc>
          <w:tcPr/>
          <w:p>
            <w:r>
              <w:t>4</w:t>
            </w:r>
          </w:p>
        </w:tc>
        <w:tc>
          <w:tcPr/>
          <w:p>
            <w:r>
              <w:t>1</w:t>
            </w:r>
          </w:p>
        </w:tc>
        <w:tc>
          <w:tcPr/>
          <w:p>
            <w:r>
              <w:t>Buffer 2 semaines dans planning</w:t>
            </w:r>
          </w:p>
        </w:tc>
      </w:tr>
    </w:tbl>
    <w:sdt>
      <w:sdtPr>
        <w:tag w:val="clarkdown:div"/>
        <ck:div v="||text-align=center"/>
      </w:sdtPr>
      <w:sdtContent>
        <w:p>
          <w:pPr>
            <w:jc w:val="center"/>
          </w:pPr>
          <w:r>
            <w:rPr>
              <w:rStyle w:val="CkCaption"/>
            </w:rPr>
            <w:t>FIN DU CAHIER DES CHARGES</w:t>
          </w:r>
        </w:p>
      </w:sdtContent>
    </w:sdt>
    <w:sectPr>
      <ck:section v="1:||margins=1in,size=a4"/>
      <w:footerReference w:type="default" r:id="rIdHf1"/>
      <w:pgSz w:w="11906" w:h="16838"/>
      <w:pgMar w:top="1440" w:right="1440" w:bottom="1440" w:left="1440" w:header="720" w:footer="720" w:gutter="0"/>
    </w:sectPr>
  </w:body>
</w:document>
</file>

<file path=word/fontTable.xml><?xml version="1.0" encoding="utf-8"?>
<w:fonts xmlns:w="http://schemas.openxmlformats.org/wordprocessingml/2006/main">
  <w:font w:name="Calibri">
    <w:family w:val="swiss"/>
  </w:font>
  <w:font w:name="Calibri Light">
    <w:family w:val="swiss"/>
  </w:font>
  <w:font w:name="Consolas">
    <w:family w:val="modern"/>
  </w:font>
</w:fonts>
</file>

<file path=word/footer1.xml><?xml version="1.0" encoding="utf-8"?>
<w:ftr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sdt>
    <w:sdtPr>
      <w:tag w:val="clarkdown:div"/>
      <ck:div v="||text-align=center"/>
    </w:sdtPr>
    <w:sdtContent>
      <w:p>
        <w:pPr>
          <w:jc w:val="center"/>
        </w:pPr>
        <w:fldSimple w:instr="PAGE">
          <w:r>
            <w:t>1</w:t>
          </w:r>
        </w:fldSimple>
      </w:p>
    </w:sdtContent>
  </w:sdt>
</w:ftr>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2"/>
    <w:lvlOverride w:ilvl="0">
      <w:startOverride w:val="1"/>
    </w:lvlOverride>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60" w:line="312" w:lineRule="auto"/>
      </w:pPr>
    </w:pPrDefault>
  </w:docDefaults>
  <w:style w:type="paragraph" w:styleId="Normal" w:default="1">
    <w:name w:val="Normal"/>
  </w:style>
  <w:style w:type="paragraph" w:styleId="Heading1" w:default="0">
    <w:name w:val="heading 1"/>
    <w:basedOn w:val="Normal"/>
    <w:next w:val="Normal"/>
    <w:pPr>
      <w:keepNext/>
      <w:keepLines/>
      <w:spacing w:before="320" w:line="264" w:lineRule="auto"/>
      <w:outlineLvl w:val="0"/>
    </w:pPr>
    <w:rPr>
      <w:rFonts w:ascii="Calibri Light" w:hAnsi="Calibri Light"/>
      <w:b/>
      <w:color w:val="1A1A1A"/>
      <w:sz w:val="43"/>
      <w:szCs w:val="43"/>
    </w:rPr>
  </w:style>
  <w:style w:type="paragraph" w:styleId="Heading2" w:default="0">
    <w:name w:val="heading 2"/>
    <w:basedOn w:val="Normal"/>
    <w:next w:val="Normal"/>
    <w:pPr>
      <w:keepNext/>
      <w:keepLines/>
      <w:spacing w:before="320" w:line="264" w:lineRule="auto"/>
      <w:outlineLvl w:val="1"/>
    </w:pPr>
    <w:rPr>
      <w:rFonts w:ascii="Calibri Light" w:hAnsi="Calibri Light"/>
      <w:b/>
      <w:sz w:val="34"/>
      <w:szCs w:val="34"/>
    </w:rPr>
  </w:style>
  <w:style w:type="paragraph" w:styleId="Heading3" w:default="0">
    <w:name w:val="heading 3"/>
    <w:basedOn w:val="Normal"/>
    <w:next w:val="Normal"/>
    <w:pPr>
      <w:keepNext/>
      <w:keepLines/>
      <w:spacing w:before="160" w:line="264" w:lineRule="auto"/>
      <w:outlineLvl w:val="2"/>
    </w:pPr>
    <w:rPr>
      <w:rFonts w:ascii="Calibri Light" w:hAnsi="Calibri Light"/>
      <w:b/>
      <w:sz w:val="28"/>
      <w:szCs w:val="28"/>
    </w:rPr>
  </w:style>
  <w:style w:type="paragraph" w:styleId="Heading4" w:default="0">
    <w:name w:val="heading 4"/>
    <w:basedOn w:val="Normal"/>
    <w:next w:val="Normal"/>
    <w:pPr>
      <w:keepNext/>
      <w:keepLines/>
      <w:spacing w:before="160" w:line="264" w:lineRule="auto"/>
      <w:outlineLvl w:val="3"/>
    </w:pPr>
    <w:rPr>
      <w:rFonts w:ascii="Calibri Light" w:hAnsi="Calibri Light"/>
      <w:b/>
      <w:sz w:val="22"/>
      <w:szCs w:val="22"/>
    </w:rPr>
  </w:style>
  <w:style w:type="paragraph" w:styleId="Heading5" w:default="0">
    <w:name w:val="heading 5"/>
    <w:basedOn w:val="Normal"/>
    <w:next w:val="Normal"/>
    <w:pPr>
      <w:keepNext/>
      <w:keepLines/>
      <w:spacing w:before="160" w:line="264" w:lineRule="auto"/>
      <w:outlineLvl w:val="4"/>
    </w:pPr>
    <w:rPr>
      <w:rFonts w:ascii="Calibri Light" w:hAnsi="Calibri Light"/>
      <w:b/>
      <w:sz w:val="22"/>
      <w:szCs w:val="22"/>
    </w:rPr>
  </w:style>
  <w:style w:type="paragraph" w:styleId="Heading6" w:default="0">
    <w:name w:val="heading 6"/>
    <w:basedOn w:val="Normal"/>
    <w:next w:val="Normal"/>
    <w:pPr>
      <w:keepNext/>
      <w:keepLines/>
      <w:spacing w:before="160" w:line="264" w:lineRule="auto"/>
      <w:outlineLvl w:val="5"/>
    </w:pPr>
    <w:rPr>
      <w:rFonts w:ascii="Calibri Light" w:hAnsi="Calibri Light"/>
      <w:b/>
      <w:sz w:val="22"/>
      <w:szCs w:val="22"/>
    </w:rPr>
  </w:style>
  <w:style w:type="paragraph" w:styleId="Quote" w:default="0">
    <w:name w:val="Quote"/>
    <w:basedOn w:val="Normal"/>
    <w:pPr>
      <w:ind w:left="320"/>
      <w:pBdr>
        <w:left w:val="single" w:sz="24" w:space="12" w:color="BFBFBF"/>
      </w:pBdr>
    </w:pPr>
    <w:rPr>
      <w:i/>
      <w:color w:val="595959"/>
    </w:rPr>
  </w:style>
  <w:style w:type="character" w:styleId="CkHighlight">
    <w:name w:val="Clarkdown Highlight"/>
    <w:rPr>
      <w:shd w:val="clear" w:fill="FFF2A8"/>
    </w:rPr>
  </w:style>
  <w:style w:type="character" w:styleId="CkSmallcaps">
    <w:name w:val="Clarkdown Smallcaps"/>
    <w:rPr>
      <w:smallCaps/>
    </w:rPr>
  </w:style>
  <w:style w:type="character" w:styleId="CkUnderline">
    <w:name w:val="Clarkdown Underline"/>
    <w:rPr>
      <w:u w:val="single"/>
    </w:rPr>
  </w:style>
  <w:style w:type="character" w:styleId="CkMuted">
    <w:name w:val="Clarkdown Muted"/>
    <w:rPr>
      <w:color w:val="595959"/>
    </w:rPr>
  </w:style>
  <w:style w:type="character" w:styleId="CkAccent">
    <w:name w:val="Clarkdown Accent"/>
    <w:rPr>
      <w:color w:val="1A1A1A"/>
    </w:rPr>
  </w:style>
  <w:style w:type="character" w:styleId="CkCaption">
    <w:name w:val="Clarkdown Caption"/>
    <w:rPr>
      <w:i/>
      <w:color w:val="595959"/>
      <w:sz w:val="20"/>
      <w:szCs w:val="20"/>
    </w:rPr>
  </w:style>
  <w:style w:type="paragraph" w:styleId="CkDisplay" w:default="0">
    <w:name w:val="Clarkdown Display"/>
    <w:basedOn w:val="Normal"/>
    <w:next w:val="Normal"/>
    <w:pPr>
      <w:keepNext/>
      <w:keepLines/>
      <w:spacing w:after="240" w:line="264" w:lineRule="auto"/>
    </w:pPr>
    <w:rPr>
      <w:rFonts w:ascii="Calibri Light" w:hAnsi="Calibri Light"/>
      <w:b/>
      <w:color w:val="1A1A1A"/>
      <w:sz w:val="132"/>
      <w:szCs w:val="132"/>
    </w:rPr>
  </w:style>
  <w:style w:type="character" w:styleId="CkKicker">
    <w:name w:val="Clarkdown Kicker"/>
    <w:rPr>
      <w:smallCaps/>
      <w:spacing w:val="18"/>
      <w:color w:val="595959"/>
    </w:rPr>
  </w:style>
  <w:style w:type="paragraph" w:styleId="CkTrackedCaps" w:default="0">
    <w:name w:val="Clarkdown Tracked Caps"/>
    <w:basedOn w:val="Normal"/>
    <w:next w:val="Normal"/>
    <w:rPr>
      <w:smallCaps/>
      <w:spacing w:val="18"/>
    </w:rPr>
  </w:style>
  <w:style w:type="paragraph" w:styleId="Title" w:default="0">
    <w:name w:val="Title"/>
    <w:basedOn w:val="Normal"/>
    <w:next w:val="Normal"/>
    <w:pPr>
      <w:keepNext/>
      <w:keepLines/>
      <w:spacing w:after="240" w:line="264" w:lineRule="auto"/>
    </w:pPr>
    <w:rPr>
      <w:rFonts w:ascii="Calibri Light" w:hAnsi="Calibri Light"/>
      <w:b/>
      <w:sz w:val="54"/>
      <w:szCs w:val="54"/>
    </w:rPr>
  </w:style>
  <w:style w:type="character" w:styleId="Hyperlink">
    <w:name w:val="Hyperlink"/>
    <w:rPr>
      <w:color w:val="1A1A1A"/>
      <w:u w:val="single"/>
    </w:rPr>
  </w:style>
  <w:style w:type="paragraph" w:styleId="CkCodeBlock" w:default="0">
    <w:name w:val="Clarkdown Code Block"/>
    <w:basedOn w:val="Normal"/>
    <w:pPr>
      <w:shd w:val="clear" w:fill="EDEDED"/>
      <w:spacing w:after="0" w:line="240" w:lineRule="auto"/>
    </w:pPr>
    <w:rPr>
      <w:rFonts w:ascii="Consolas" w:hAnsi="Consolas"/>
      <w:noProof/>
      <w:sz w:val="20"/>
    </w:rPr>
  </w:style>
  <w:style w:type="character" w:styleId="CkCode">
    <w:name w:val="Clarkdown Code"/>
    <w:rPr>
      <w:rFonts w:ascii="Consolas" w:hAnsi="Consolas"/>
      <w:shd w:val="clear" w:fill="EDEDED"/>
      <w:sz w:val="20"/>
    </w:rPr>
  </w:style>
  <w:style w:type="paragraph" w:styleId="Caption" w:default="0">
    <w:name w:val="caption"/>
    <w:basedOn w:val="Normal"/>
    <w:rPr>
      <w:i/>
      <w:sz w:val="18"/>
    </w:rPr>
  </w:style>
  <w:style w:type="paragraph" w:styleId="ListParagraph" w:default="0">
    <w:name w:val="List Paragraph"/>
    <w:basedOn w:val="Normal"/>
    <w:pPr>
      <w:ind w:left="320"/>
    </w:pPr>
  </w:style>
  <w:style w:type="paragraph" w:styleId="CkUnknown" w:default="0">
    <w:name w:val="Clarkdown Unknown"/>
    <w:basedOn w:val="Normal"/>
    <w:pPr>
      <w:shd w:val="clear" w:fill="FFEEEE"/>
    </w:pPr>
  </w:style>
  <w:style w:type="paragraph" w:styleId="FootnoteText" w:default="0">
    <w:name w:val="footnote text"/>
    <w:basedOn w:val="Normal"/>
    <w:rPr>
      <w:sz w:val="18"/>
    </w:rPr>
  </w:style>
  <w:style w:type="character" w:styleId="FootnoteReference">
    <w:name w:val="footnote reference"/>
    <w:rPr>
      <w:vertAlign w:val="superscript"/>
    </w:rPr>
  </w:style>
  <w:style w:type="table" w:styleId="CkTable">
    <w:name w:val="Clarkdown Table"/>
    <w:tblPr>
      <w:tblBorders>
        <w:top w:val="single" w:sz="4" w:color="BFBFBF"/>
        <w:left w:val="single" w:sz="4" w:color="BFBFBF"/>
        <w:bottom w:val="single" w:sz="4" w:color="BFBFBF"/>
        <w:right w:val="single" w:sz="4" w:color="BFBFBF"/>
        <w:insideH w:val="single" w:sz="4" w:color="BFBFBF"/>
        <w:insideV w:val="single" w:sz="4" w:color="BFBFBF"/>
      </w:tblBorders>
      <w:tblCellMar>
        <w:top w:w="80" w:type="dxa"/>
        <w:left w:w="80" w:type="dxa"/>
        <w:bottom w:w="80" w:type="dxa"/>
        <w:right w:w="80" w:type="dxa"/>
      </w:tblCellMar>
    </w:tblPr>
  </w:style>
  <w:style w:type="table" w:styleId="CkLayout">
    <w:name w:val="Clarkdown Layout"/>
    <w:tblPr>
      <w:tblBorders>
        <w:top w:val="none"/>
        <w:left w:val="none"/>
        <w:bottom w:val="none"/>
        <w:right w:val="none"/>
        <w:insideH w:val="none"/>
        <w:insideV w:val="none"/>
      </w:tblBorders>
    </w:tblPr>
  </w:style>
  <w:style w:type="paragraph" w:styleId="CkNote" w:default="0">
    <w:name w:val="Clarkdown Note"/>
    <w:basedOn w:val="Normal"/>
    <w:pPr>
      <w:pBdr>
        <w:left w:val="single" w:sz="24" w:space="8" w:color="2F6FEB"/>
      </w:pBdr>
      <w:ind w:left="240"/>
    </w:pPr>
  </w:style>
  <w:style w:type="paragraph" w:styleId="CkTip" w:default="0">
    <w:name w:val="Clarkdown Tip"/>
    <w:basedOn w:val="Normal"/>
    <w:pPr>
      <w:pBdr>
        <w:left w:val="single" w:sz="24" w:space="8" w:color="1A7F37"/>
      </w:pBdr>
      <w:ind w:left="240"/>
    </w:pPr>
  </w:style>
  <w:style w:type="paragraph" w:styleId="CkWarning" w:default="0">
    <w:name w:val="Clarkdown Warning"/>
    <w:basedOn w:val="Normal"/>
    <w:pPr>
      <w:pBdr>
        <w:left w:val="single" w:sz="24" w:space="8" w:color="9A6700"/>
      </w:pBdr>
      <w:ind w:left="240"/>
    </w:pPr>
  </w:style>
  <w:style w:type="paragraph" w:styleId="CkImportant" w:default="0">
    <w:name w:val="Clarkdown Important"/>
    <w:basedOn w:val="Normal"/>
    <w:pPr>
      <w:pBdr>
        <w:left w:val="single" w:sz="24" w:space="8" w:color="8250DF"/>
      </w:pBdr>
      <w:ind w:left="240"/>
    </w:pPr>
  </w:style>
  <w:style w:type="paragraph" w:styleId="CkCaution" w:default="0">
    <w:name w:val="Clarkdown Caution"/>
    <w:basedOn w:val="Normal"/>
    <w:pPr>
      <w:pBdr>
        <w:left w:val="single" w:sz="24" w:space="8" w:color="CF222E"/>
      </w:pBdr>
      <w:ind w:left="240"/>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nts" Type="http://schemas.openxmlformats.org/officeDocument/2006/relationships/fontTable" Target="fontTable.xml"/><Relationship Id="rIdSettings" Type="http://schemas.openxmlformats.org/officeDocument/2006/relationships/settings" Target="settings.xml"/><Relationship Id="rIdHf1"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larkdownFrontMatter">
    <vt:lpwstr>{"kv":{"theme":"default"},"v":1}</vt:lpwstr>
  </property>
</Properties>
</file>